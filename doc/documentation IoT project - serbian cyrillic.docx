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2FFF018" w14:textId="77777777" w:rsidR="004A740C" w:rsidRPr="00C374A9" w:rsidRDefault="004A740C" w:rsidP="004A740C">
      <w:pPr>
        <w:jc w:val="center"/>
        <w:rPr>
          <w:b/>
          <w:bCs/>
          <w:sz w:val="32"/>
          <w:szCs w:val="32"/>
        </w:rPr>
      </w:pPr>
      <w:r w:rsidRPr="0032043F">
        <w:rPr>
          <w:bCs/>
          <w:noProof/>
          <w:sz w:val="32"/>
          <w:szCs w:val="32"/>
        </w:rPr>
        <w:drawing>
          <wp:anchor distT="0" distB="0" distL="114300" distR="114300" simplePos="0" relativeHeight="251659264" behindDoc="0" locked="0" layoutInCell="1" allowOverlap="1" wp14:anchorId="055F02B3" wp14:editId="28F73C02">
            <wp:simplePos x="0" y="0"/>
            <wp:positionH relativeFrom="margin">
              <wp:posOffset>5343525</wp:posOffset>
            </wp:positionH>
            <wp:positionV relativeFrom="margin">
              <wp:posOffset>-126365</wp:posOffset>
            </wp:positionV>
            <wp:extent cx="1160780" cy="1188720"/>
            <wp:effectExtent l="19050" t="0" r="1270" b="0"/>
            <wp:wrapSquare wrapText="bothSides"/>
            <wp:docPr id="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0780" cy="1188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32043F">
        <w:rPr>
          <w:bCs/>
          <w:noProof/>
          <w:sz w:val="32"/>
          <w:szCs w:val="32"/>
        </w:rPr>
        <w:drawing>
          <wp:anchor distT="0" distB="0" distL="0" distR="0" simplePos="0" relativeHeight="251660288" behindDoc="0" locked="0" layoutInCell="1" allowOverlap="1" wp14:anchorId="2FC5EE4C" wp14:editId="57539DB8">
            <wp:simplePos x="0" y="0"/>
            <wp:positionH relativeFrom="margin">
              <wp:posOffset>-457200</wp:posOffset>
            </wp:positionH>
            <wp:positionV relativeFrom="margin">
              <wp:posOffset>-59690</wp:posOffset>
            </wp:positionV>
            <wp:extent cx="1191895" cy="1188720"/>
            <wp:effectExtent l="19050" t="0" r="8255" b="0"/>
            <wp:wrapSquare wrapText="bothSides"/>
            <wp:docPr id="32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91895" cy="1188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Cs/>
          <w:sz w:val="32"/>
          <w:szCs w:val="32"/>
          <w:lang w:val="sr-Cyrl-RS"/>
        </w:rPr>
        <w:t>УНИВЕРЗИТЕТ У</w:t>
      </w:r>
      <w:r w:rsidRPr="0032043F">
        <w:rPr>
          <w:bCs/>
          <w:sz w:val="32"/>
          <w:szCs w:val="32"/>
        </w:rPr>
        <w:t xml:space="preserve"> </w:t>
      </w:r>
      <w:r>
        <w:rPr>
          <w:bCs/>
          <w:sz w:val="32"/>
          <w:szCs w:val="32"/>
          <w:lang w:val="sr-Cyrl-RS"/>
        </w:rPr>
        <w:t>НОВОМ САДУ</w:t>
      </w:r>
      <w:r w:rsidRPr="00C374A9">
        <w:rPr>
          <w:b/>
          <w:bCs/>
          <w:sz w:val="32"/>
          <w:szCs w:val="32"/>
        </w:rPr>
        <w:br/>
        <w:t xml:space="preserve"> </w:t>
      </w:r>
      <w:r>
        <w:rPr>
          <w:b/>
          <w:bCs/>
          <w:sz w:val="32"/>
          <w:szCs w:val="32"/>
          <w:lang w:val="sr-Cyrl-RS"/>
        </w:rPr>
        <w:t>ФАКУЛТЕТ ТЕХНИЧКИХ НАУКА У НОВОМ САДУ</w:t>
      </w:r>
      <w:r w:rsidRPr="0032043F">
        <w:rPr>
          <w:b/>
          <w:bCs/>
          <w:sz w:val="32"/>
          <w:szCs w:val="32"/>
        </w:rPr>
        <w:br/>
      </w:r>
    </w:p>
    <w:p w14:paraId="68980B6C" w14:textId="089CCB11" w:rsidR="004A740C" w:rsidRPr="004F43CD" w:rsidRDefault="004A740C" w:rsidP="004F43CD">
      <w:pPr>
        <w:pBdr>
          <w:bottom w:val="single" w:sz="4" w:space="0" w:color="auto"/>
        </w:pBdr>
        <w:ind w:hanging="450"/>
        <w:jc w:val="center"/>
        <w:rPr>
          <w:sz w:val="28"/>
          <w:szCs w:val="28"/>
          <w:lang w:val="bs-Latn-BA"/>
        </w:rPr>
      </w:pPr>
      <w:r>
        <w:rPr>
          <w:lang w:val="bs-Latn-BA"/>
        </w:rPr>
        <w:br/>
      </w:r>
      <w:r>
        <w:rPr>
          <w:lang w:val="bs-Latn-BA"/>
        </w:rPr>
        <w:br/>
      </w:r>
    </w:p>
    <w:p w14:paraId="2BFB0F6B" w14:textId="77777777" w:rsidR="004A740C" w:rsidRDefault="004A740C" w:rsidP="004A740C">
      <w:pPr>
        <w:jc w:val="center"/>
        <w:rPr>
          <w:sz w:val="52"/>
          <w:szCs w:val="52"/>
          <w:lang w:val="bs-Latn-BA"/>
        </w:rPr>
      </w:pPr>
    </w:p>
    <w:p w14:paraId="598B45E6" w14:textId="77777777" w:rsidR="004A740C" w:rsidRDefault="004A740C" w:rsidP="004A740C">
      <w:pPr>
        <w:jc w:val="center"/>
        <w:rPr>
          <w:b/>
          <w:sz w:val="56"/>
          <w:szCs w:val="56"/>
          <w:lang w:val="sr-Cyrl-RS"/>
        </w:rPr>
      </w:pPr>
      <w:r>
        <w:rPr>
          <w:b/>
          <w:sz w:val="56"/>
          <w:szCs w:val="56"/>
          <w:lang w:val="sr-Cyrl-RS"/>
        </w:rPr>
        <w:t>ПРОЈЕКАТ</w:t>
      </w:r>
    </w:p>
    <w:p w14:paraId="4F057414" w14:textId="5E050928" w:rsidR="004A740C" w:rsidRPr="00F40BA6" w:rsidRDefault="004A740C" w:rsidP="004A740C">
      <w:pPr>
        <w:jc w:val="center"/>
        <w:rPr>
          <w:b/>
          <w:sz w:val="32"/>
          <w:szCs w:val="32"/>
          <w:lang w:val="sr-Cyrl-RS"/>
        </w:rPr>
      </w:pPr>
      <w:r>
        <w:rPr>
          <w:b/>
          <w:sz w:val="32"/>
          <w:szCs w:val="32"/>
          <w:lang w:val="sr-Cyrl-RS"/>
        </w:rPr>
        <w:t xml:space="preserve">из предмета </w:t>
      </w:r>
      <w:r w:rsidR="004F43CD">
        <w:rPr>
          <w:b/>
          <w:sz w:val="32"/>
          <w:szCs w:val="32"/>
          <w:lang w:val="sr-Cyrl-RS"/>
        </w:rPr>
        <w:t>пројектовање електронских система</w:t>
      </w:r>
    </w:p>
    <w:p w14:paraId="0E83AF90" w14:textId="77777777" w:rsidR="004A740C" w:rsidRPr="00F40BA6" w:rsidRDefault="004A740C" w:rsidP="004A740C">
      <w:pPr>
        <w:tabs>
          <w:tab w:val="left" w:pos="4333"/>
        </w:tabs>
        <w:rPr>
          <w:sz w:val="20"/>
          <w:szCs w:val="20"/>
          <w:lang w:val="sr-Cyrl-RS"/>
        </w:rPr>
      </w:pPr>
    </w:p>
    <w:p w14:paraId="6CF2D59E" w14:textId="77777777" w:rsidR="004A740C" w:rsidRDefault="004A740C" w:rsidP="004A740C">
      <w:pPr>
        <w:tabs>
          <w:tab w:val="left" w:pos="4333"/>
        </w:tabs>
        <w:rPr>
          <w:sz w:val="20"/>
          <w:szCs w:val="20"/>
          <w:lang w:val="bs-Latn-BA"/>
        </w:rPr>
      </w:pPr>
      <w:r>
        <w:rPr>
          <w:sz w:val="20"/>
          <w:szCs w:val="20"/>
          <w:lang w:val="bs-Latn-BA"/>
        </w:rPr>
        <w:tab/>
      </w:r>
    </w:p>
    <w:p w14:paraId="16CE06CF" w14:textId="5C2F4FA3" w:rsidR="004F43CD" w:rsidRDefault="004F43CD" w:rsidP="004F43CD">
      <w:pPr>
        <w:jc w:val="left"/>
        <w:rPr>
          <w:sz w:val="28"/>
          <w:szCs w:val="28"/>
          <w:lang w:val="sr-Cyrl-RS"/>
        </w:rPr>
      </w:pPr>
    </w:p>
    <w:p w14:paraId="1E0F1495" w14:textId="43954EFA" w:rsidR="004F43CD" w:rsidRDefault="004F43CD" w:rsidP="004F43CD">
      <w:pPr>
        <w:jc w:val="left"/>
        <w:rPr>
          <w:sz w:val="28"/>
          <w:szCs w:val="28"/>
          <w:lang w:val="sr-Cyrl-RS"/>
        </w:rPr>
      </w:pPr>
    </w:p>
    <w:p w14:paraId="5203A529" w14:textId="77777777" w:rsidR="004F43CD" w:rsidRDefault="004F43CD" w:rsidP="004F43CD">
      <w:pPr>
        <w:jc w:val="left"/>
        <w:rPr>
          <w:sz w:val="28"/>
          <w:szCs w:val="28"/>
          <w:lang w:val="sr-Cyrl-RS"/>
        </w:rPr>
      </w:pPr>
    </w:p>
    <w:p w14:paraId="1AC8936E" w14:textId="7EB3E672" w:rsidR="004A740C" w:rsidRPr="004F43CD" w:rsidRDefault="004F43CD" w:rsidP="004F43CD">
      <w:pPr>
        <w:jc w:val="center"/>
        <w:rPr>
          <w:sz w:val="72"/>
          <w:szCs w:val="72"/>
          <w:lang w:val="sr-Cyrl-RS"/>
        </w:rPr>
      </w:pPr>
      <w:r w:rsidRPr="004F43CD">
        <w:rPr>
          <w:sz w:val="72"/>
          <w:szCs w:val="72"/>
          <w:lang w:val="sr-Cyrl-RS"/>
        </w:rPr>
        <w:t xml:space="preserve">Препознавање и алкотестирање човека, </w:t>
      </w:r>
      <w:r w:rsidR="00E545B2">
        <w:rPr>
          <w:sz w:val="72"/>
          <w:szCs w:val="72"/>
          <w:lang w:val="sr-Cyrl-RS"/>
        </w:rPr>
        <w:t>уз</w:t>
      </w:r>
      <w:r w:rsidRPr="004F43CD">
        <w:rPr>
          <w:sz w:val="72"/>
          <w:szCs w:val="72"/>
          <w:lang w:val="sr-Cyrl-RS"/>
        </w:rPr>
        <w:t xml:space="preserve"> публиковање података на </w:t>
      </w:r>
      <w:r w:rsidRPr="004F43CD">
        <w:rPr>
          <w:i/>
          <w:iCs/>
          <w:sz w:val="72"/>
          <w:szCs w:val="72"/>
          <w:lang w:val="sr-Latn-RS"/>
        </w:rPr>
        <w:t>Cloud</w:t>
      </w:r>
      <w:r w:rsidRPr="004F43CD">
        <w:rPr>
          <w:sz w:val="72"/>
          <w:szCs w:val="72"/>
          <w:lang w:val="sr-Latn-RS"/>
        </w:rPr>
        <w:t xml:space="preserve"> </w:t>
      </w:r>
      <w:r w:rsidRPr="004F43CD">
        <w:rPr>
          <w:sz w:val="72"/>
          <w:szCs w:val="72"/>
          <w:lang w:val="sr-Cyrl-RS"/>
        </w:rPr>
        <w:t>сервер</w:t>
      </w:r>
    </w:p>
    <w:p w14:paraId="1BCC910B" w14:textId="77777777" w:rsidR="004A740C" w:rsidRDefault="004A740C" w:rsidP="004F43CD">
      <w:pPr>
        <w:rPr>
          <w:sz w:val="28"/>
          <w:szCs w:val="28"/>
        </w:rPr>
      </w:pPr>
    </w:p>
    <w:p w14:paraId="11E521AD" w14:textId="77777777" w:rsidR="004A740C" w:rsidRDefault="004A740C" w:rsidP="004A740C">
      <w:pPr>
        <w:rPr>
          <w:sz w:val="28"/>
          <w:szCs w:val="28"/>
        </w:rPr>
      </w:pPr>
    </w:p>
    <w:p w14:paraId="4BA59D91" w14:textId="1D163C1B" w:rsidR="004A740C" w:rsidRDefault="004A740C" w:rsidP="004A740C">
      <w:pPr>
        <w:rPr>
          <w:sz w:val="28"/>
          <w:szCs w:val="28"/>
        </w:rPr>
      </w:pPr>
    </w:p>
    <w:p w14:paraId="790C95EC" w14:textId="72E06ED3" w:rsidR="004F43CD" w:rsidRDefault="004F43CD" w:rsidP="004A740C">
      <w:pPr>
        <w:rPr>
          <w:sz w:val="28"/>
          <w:szCs w:val="28"/>
        </w:rPr>
      </w:pPr>
    </w:p>
    <w:p w14:paraId="6762AE0F" w14:textId="77777777" w:rsidR="004A740C" w:rsidRDefault="004A740C" w:rsidP="004A740C">
      <w:pPr>
        <w:rPr>
          <w:sz w:val="28"/>
          <w:szCs w:val="28"/>
        </w:rPr>
      </w:pPr>
    </w:p>
    <w:p w14:paraId="4FBC7221" w14:textId="25981BE9" w:rsidR="004A740C" w:rsidRDefault="004A740C" w:rsidP="004A740C">
      <w:pPr>
        <w:rPr>
          <w:sz w:val="28"/>
          <w:szCs w:val="28"/>
        </w:rPr>
      </w:pPr>
    </w:p>
    <w:p w14:paraId="5AD29873" w14:textId="77777777" w:rsidR="004F43CD" w:rsidRDefault="004F43CD" w:rsidP="004A740C">
      <w:pPr>
        <w:rPr>
          <w:sz w:val="28"/>
          <w:szCs w:val="28"/>
        </w:rPr>
      </w:pPr>
    </w:p>
    <w:p w14:paraId="0B733F6C" w14:textId="33D086B8" w:rsidR="004A740C" w:rsidRPr="00340635" w:rsidRDefault="004A740C" w:rsidP="004A740C">
      <w:pPr>
        <w:jc w:val="left"/>
        <w:rPr>
          <w:sz w:val="28"/>
          <w:szCs w:val="28"/>
        </w:rPr>
      </w:pPr>
      <w:r>
        <w:rPr>
          <w:sz w:val="28"/>
          <w:szCs w:val="28"/>
          <w:lang w:val="sr-Cyrl-RS"/>
        </w:rPr>
        <w:t>Студент</w:t>
      </w:r>
      <w:r w:rsidR="004F43CD">
        <w:rPr>
          <w:sz w:val="28"/>
          <w:szCs w:val="28"/>
          <w:lang w:val="sr-Cyrl-RS"/>
        </w:rPr>
        <w:t>и</w:t>
      </w:r>
      <w:r w:rsidRPr="00340635">
        <w:rPr>
          <w:sz w:val="28"/>
          <w:szCs w:val="28"/>
        </w:rPr>
        <w:t>:</w:t>
      </w:r>
      <w:r w:rsidRPr="00340635">
        <w:rPr>
          <w:sz w:val="28"/>
          <w:szCs w:val="28"/>
        </w:rPr>
        <w:tab/>
      </w:r>
      <w:r w:rsidRPr="00340635">
        <w:rPr>
          <w:sz w:val="28"/>
          <w:szCs w:val="28"/>
        </w:rPr>
        <w:tab/>
      </w:r>
      <w:r w:rsidRPr="00340635">
        <w:rPr>
          <w:sz w:val="28"/>
          <w:szCs w:val="28"/>
        </w:rPr>
        <w:tab/>
      </w:r>
      <w:r w:rsidRPr="00340635">
        <w:rPr>
          <w:sz w:val="28"/>
          <w:szCs w:val="28"/>
        </w:rPr>
        <w:tab/>
      </w:r>
      <w:r w:rsidRPr="00340635">
        <w:rPr>
          <w:sz w:val="28"/>
          <w:szCs w:val="28"/>
        </w:rPr>
        <w:tab/>
      </w:r>
      <w:r w:rsidRPr="00340635">
        <w:rPr>
          <w:sz w:val="28"/>
          <w:szCs w:val="28"/>
        </w:rPr>
        <w:tab/>
      </w:r>
      <w:r w:rsidRPr="00340635">
        <w:rPr>
          <w:sz w:val="28"/>
          <w:szCs w:val="28"/>
        </w:rPr>
        <w:tab/>
      </w:r>
      <w:r>
        <w:rPr>
          <w:sz w:val="28"/>
          <w:szCs w:val="28"/>
        </w:rPr>
        <w:t xml:space="preserve">       </w:t>
      </w:r>
      <w:r>
        <w:rPr>
          <w:sz w:val="28"/>
          <w:szCs w:val="28"/>
          <w:lang w:val="sr-Cyrl-RS"/>
        </w:rPr>
        <w:t>Ментор</w:t>
      </w:r>
      <w:r>
        <w:rPr>
          <w:sz w:val="28"/>
          <w:szCs w:val="28"/>
        </w:rPr>
        <w:t>:</w:t>
      </w:r>
      <w:r w:rsidRPr="00340635">
        <w:rPr>
          <w:sz w:val="28"/>
          <w:szCs w:val="28"/>
        </w:rPr>
        <w:br/>
      </w:r>
    </w:p>
    <w:p w14:paraId="1276BA91" w14:textId="77777777" w:rsidR="004F43CD" w:rsidRDefault="004A740C" w:rsidP="004A740C">
      <w:pPr>
        <w:jc w:val="left"/>
        <w:rPr>
          <w:sz w:val="28"/>
          <w:szCs w:val="28"/>
          <w:lang w:val="sr-Cyrl-RS"/>
        </w:rPr>
      </w:pPr>
      <w:r>
        <w:rPr>
          <w:sz w:val="28"/>
          <w:szCs w:val="28"/>
          <w:lang w:val="sr-Cyrl-RS"/>
        </w:rPr>
        <w:t>Јован Славујевић</w:t>
      </w:r>
      <w:r w:rsidRPr="00340635">
        <w:rPr>
          <w:sz w:val="28"/>
          <w:szCs w:val="28"/>
          <w:lang w:val="sr-Latn-RS"/>
        </w:rPr>
        <w:tab/>
      </w:r>
      <w:r w:rsidRPr="00340635">
        <w:rPr>
          <w:sz w:val="28"/>
          <w:szCs w:val="28"/>
          <w:lang w:val="sr-Latn-RS"/>
        </w:rPr>
        <w:tab/>
      </w:r>
      <w:r w:rsidRPr="00340635">
        <w:rPr>
          <w:sz w:val="28"/>
          <w:szCs w:val="28"/>
          <w:lang w:val="sr-Latn-RS"/>
        </w:rPr>
        <w:tab/>
      </w:r>
      <w:r w:rsidRPr="00340635">
        <w:rPr>
          <w:sz w:val="28"/>
          <w:szCs w:val="28"/>
          <w:lang w:val="sr-Latn-RS"/>
        </w:rPr>
        <w:tab/>
      </w:r>
      <w:r>
        <w:rPr>
          <w:sz w:val="28"/>
          <w:szCs w:val="28"/>
          <w:lang w:val="sr-Latn-RS"/>
        </w:rPr>
        <w:tab/>
        <w:t xml:space="preserve">       </w:t>
      </w:r>
      <w:r>
        <w:rPr>
          <w:sz w:val="28"/>
          <w:szCs w:val="28"/>
          <w:lang w:val="sr-Latn-RS"/>
        </w:rPr>
        <w:tab/>
        <w:t xml:space="preserve">       </w:t>
      </w:r>
      <w:r>
        <w:rPr>
          <w:sz w:val="28"/>
          <w:szCs w:val="28"/>
          <w:lang w:val="sr-Cyrl-RS"/>
        </w:rPr>
        <w:t>проф. др Рајс Владимир</w:t>
      </w:r>
    </w:p>
    <w:p w14:paraId="739C301C" w14:textId="636D87E5" w:rsidR="004F43CD" w:rsidRDefault="004F43CD" w:rsidP="004A740C">
      <w:pPr>
        <w:jc w:val="left"/>
      </w:pPr>
      <w:r>
        <w:rPr>
          <w:sz w:val="28"/>
          <w:szCs w:val="28"/>
          <w:lang w:val="sr-Cyrl-RS"/>
        </w:rPr>
        <w:t>Стефан Швендерман</w:t>
      </w:r>
      <w:r w:rsidR="004A740C">
        <w:tab/>
      </w:r>
    </w:p>
    <w:p w14:paraId="7C034C6E" w14:textId="77777777" w:rsidR="004F43CD" w:rsidRPr="007321EB" w:rsidRDefault="004F43CD" w:rsidP="004A740C">
      <w:pPr>
        <w:jc w:val="left"/>
      </w:pPr>
    </w:p>
    <w:p w14:paraId="52684655" w14:textId="77777777" w:rsidR="004A740C" w:rsidRDefault="004A740C" w:rsidP="004A740C">
      <w:pPr>
        <w:jc w:val="center"/>
        <w:rPr>
          <w:sz w:val="28"/>
          <w:szCs w:val="28"/>
        </w:rPr>
      </w:pPr>
      <w:r>
        <w:rPr>
          <w:sz w:val="28"/>
          <w:szCs w:val="28"/>
          <w:lang w:val="sr-Cyrl-RS"/>
        </w:rPr>
        <w:t>Нови Сад</w:t>
      </w:r>
      <w:r w:rsidRPr="00340635">
        <w:rPr>
          <w:sz w:val="28"/>
          <w:szCs w:val="28"/>
        </w:rPr>
        <w:t>, 20</w:t>
      </w:r>
      <w:r>
        <w:rPr>
          <w:sz w:val="28"/>
          <w:szCs w:val="28"/>
        </w:rPr>
        <w:t>20</w:t>
      </w:r>
      <w:r w:rsidRPr="00340635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sr-Cyrl-RS"/>
        </w:rPr>
        <w:t>год</w:t>
      </w:r>
      <w:r w:rsidRPr="00340635">
        <w:rPr>
          <w:sz w:val="28"/>
          <w:szCs w:val="28"/>
        </w:rPr>
        <w:t>.</w:t>
      </w:r>
    </w:p>
    <w:sdt>
      <w:sdtPr>
        <w:rPr>
          <w:rFonts w:eastAsia="Times New Roman" w:cs="Times New Roman"/>
          <w:b w:val="0"/>
          <w:color w:val="auto"/>
          <w:sz w:val="24"/>
          <w:szCs w:val="24"/>
        </w:rPr>
        <w:id w:val="-975215883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6F8A6890" w14:textId="5EF7444D" w:rsidR="004F43CD" w:rsidRPr="002A7FEB" w:rsidRDefault="002A7FEB">
          <w:pPr>
            <w:pStyle w:val="TOCHeading"/>
            <w:rPr>
              <w:lang w:val="sr-Cyrl-RS"/>
            </w:rPr>
          </w:pPr>
          <w:r>
            <w:rPr>
              <w:lang w:val="sr-Cyrl-RS"/>
            </w:rPr>
            <w:t>Садржај</w:t>
          </w:r>
        </w:p>
        <w:p w14:paraId="2C15450F" w14:textId="63D6D78C" w:rsidR="00141CA1" w:rsidRDefault="004F43CD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9186731" w:history="1">
            <w:r w:rsidR="00141CA1" w:rsidRPr="008C6F6B">
              <w:rPr>
                <w:rStyle w:val="Hyperlink"/>
                <w:noProof/>
                <w:lang w:val="sr-Cyrl-RS"/>
              </w:rPr>
              <w:t>1 Увод</w:t>
            </w:r>
            <w:r w:rsidR="00141CA1">
              <w:rPr>
                <w:noProof/>
                <w:webHidden/>
              </w:rPr>
              <w:tab/>
            </w:r>
            <w:r w:rsidR="00141CA1">
              <w:rPr>
                <w:noProof/>
                <w:webHidden/>
              </w:rPr>
              <w:fldChar w:fldCharType="begin"/>
            </w:r>
            <w:r w:rsidR="00141CA1">
              <w:rPr>
                <w:noProof/>
                <w:webHidden/>
              </w:rPr>
              <w:instrText xml:space="preserve"> PAGEREF _Toc39186731 \h </w:instrText>
            </w:r>
            <w:r w:rsidR="00141CA1">
              <w:rPr>
                <w:noProof/>
                <w:webHidden/>
              </w:rPr>
            </w:r>
            <w:r w:rsidR="00141CA1">
              <w:rPr>
                <w:noProof/>
                <w:webHidden/>
              </w:rPr>
              <w:fldChar w:fldCharType="separate"/>
            </w:r>
            <w:r w:rsidR="00141CA1">
              <w:rPr>
                <w:noProof/>
                <w:webHidden/>
              </w:rPr>
              <w:t>3</w:t>
            </w:r>
            <w:r w:rsidR="00141CA1">
              <w:rPr>
                <w:noProof/>
                <w:webHidden/>
              </w:rPr>
              <w:fldChar w:fldCharType="end"/>
            </w:r>
          </w:hyperlink>
        </w:p>
        <w:p w14:paraId="4707171B" w14:textId="305DF25F" w:rsidR="00141CA1" w:rsidRDefault="004C762D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9186732" w:history="1">
            <w:r w:rsidR="00141CA1" w:rsidRPr="008C6F6B">
              <w:rPr>
                <w:rStyle w:val="Hyperlink"/>
                <w:noProof/>
              </w:rPr>
              <w:t xml:space="preserve">2 </w:t>
            </w:r>
            <w:r w:rsidR="00141CA1" w:rsidRPr="008C6F6B">
              <w:rPr>
                <w:rStyle w:val="Hyperlink"/>
                <w:noProof/>
                <w:lang w:val="sr-Cyrl-RS"/>
              </w:rPr>
              <w:t>Блок шема целог система</w:t>
            </w:r>
            <w:r w:rsidR="00141CA1">
              <w:rPr>
                <w:noProof/>
                <w:webHidden/>
              </w:rPr>
              <w:tab/>
            </w:r>
            <w:r w:rsidR="00141CA1">
              <w:rPr>
                <w:noProof/>
                <w:webHidden/>
              </w:rPr>
              <w:fldChar w:fldCharType="begin"/>
            </w:r>
            <w:r w:rsidR="00141CA1">
              <w:rPr>
                <w:noProof/>
                <w:webHidden/>
              </w:rPr>
              <w:instrText xml:space="preserve"> PAGEREF _Toc39186732 \h </w:instrText>
            </w:r>
            <w:r w:rsidR="00141CA1">
              <w:rPr>
                <w:noProof/>
                <w:webHidden/>
              </w:rPr>
            </w:r>
            <w:r w:rsidR="00141CA1">
              <w:rPr>
                <w:noProof/>
                <w:webHidden/>
              </w:rPr>
              <w:fldChar w:fldCharType="separate"/>
            </w:r>
            <w:r w:rsidR="00141CA1">
              <w:rPr>
                <w:noProof/>
                <w:webHidden/>
              </w:rPr>
              <w:t>4</w:t>
            </w:r>
            <w:r w:rsidR="00141CA1">
              <w:rPr>
                <w:noProof/>
                <w:webHidden/>
              </w:rPr>
              <w:fldChar w:fldCharType="end"/>
            </w:r>
          </w:hyperlink>
        </w:p>
        <w:p w14:paraId="760E4BA9" w14:textId="532E73F2" w:rsidR="00141CA1" w:rsidRDefault="004C762D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9186733" w:history="1">
            <w:r w:rsidR="00141CA1" w:rsidRPr="008C6F6B">
              <w:rPr>
                <w:rStyle w:val="Hyperlink"/>
                <w:noProof/>
                <w:lang w:val="sr-Cyrl-RS"/>
              </w:rPr>
              <w:t xml:space="preserve">3 Платформа за детекцију људског лика – </w:t>
            </w:r>
            <w:r w:rsidR="00141CA1" w:rsidRPr="008C6F6B">
              <w:rPr>
                <w:rStyle w:val="Hyperlink"/>
                <w:i/>
                <w:iCs/>
                <w:noProof/>
                <w:lang w:val="sr-Latn-RS"/>
              </w:rPr>
              <w:t>OpenCV</w:t>
            </w:r>
            <w:r w:rsidR="00141CA1">
              <w:rPr>
                <w:noProof/>
                <w:webHidden/>
              </w:rPr>
              <w:tab/>
            </w:r>
            <w:r w:rsidR="00141CA1">
              <w:rPr>
                <w:noProof/>
                <w:webHidden/>
              </w:rPr>
              <w:fldChar w:fldCharType="begin"/>
            </w:r>
            <w:r w:rsidR="00141CA1">
              <w:rPr>
                <w:noProof/>
                <w:webHidden/>
              </w:rPr>
              <w:instrText xml:space="preserve"> PAGEREF _Toc39186733 \h </w:instrText>
            </w:r>
            <w:r w:rsidR="00141CA1">
              <w:rPr>
                <w:noProof/>
                <w:webHidden/>
              </w:rPr>
            </w:r>
            <w:r w:rsidR="00141CA1">
              <w:rPr>
                <w:noProof/>
                <w:webHidden/>
              </w:rPr>
              <w:fldChar w:fldCharType="separate"/>
            </w:r>
            <w:r w:rsidR="00141CA1">
              <w:rPr>
                <w:noProof/>
                <w:webHidden/>
              </w:rPr>
              <w:t>5</w:t>
            </w:r>
            <w:r w:rsidR="00141CA1">
              <w:rPr>
                <w:noProof/>
                <w:webHidden/>
              </w:rPr>
              <w:fldChar w:fldCharType="end"/>
            </w:r>
          </w:hyperlink>
        </w:p>
        <w:p w14:paraId="1D797EF8" w14:textId="4AD57334" w:rsidR="00141CA1" w:rsidRDefault="004C762D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9186734" w:history="1">
            <w:r w:rsidR="00141CA1" w:rsidRPr="008C6F6B">
              <w:rPr>
                <w:rStyle w:val="Hyperlink"/>
                <w:noProof/>
                <w:lang w:val="sr-Latn-RS"/>
              </w:rPr>
              <w:t xml:space="preserve">4 </w:t>
            </w:r>
            <w:r w:rsidR="00141CA1" w:rsidRPr="008C6F6B">
              <w:rPr>
                <w:rStyle w:val="Hyperlink"/>
                <w:noProof/>
                <w:lang w:val="sr-Cyrl-RS"/>
              </w:rPr>
              <w:t xml:space="preserve">Платформа за рекогницију људи од интереса – </w:t>
            </w:r>
            <w:r w:rsidR="00141CA1" w:rsidRPr="008C6F6B">
              <w:rPr>
                <w:rStyle w:val="Hyperlink"/>
                <w:i/>
                <w:iCs/>
                <w:noProof/>
                <w:lang w:val="sr-Latn-RS"/>
              </w:rPr>
              <w:t>Tensorflow</w:t>
            </w:r>
            <w:r w:rsidR="00141CA1">
              <w:rPr>
                <w:noProof/>
                <w:webHidden/>
              </w:rPr>
              <w:tab/>
            </w:r>
            <w:r w:rsidR="00141CA1">
              <w:rPr>
                <w:noProof/>
                <w:webHidden/>
              </w:rPr>
              <w:fldChar w:fldCharType="begin"/>
            </w:r>
            <w:r w:rsidR="00141CA1">
              <w:rPr>
                <w:noProof/>
                <w:webHidden/>
              </w:rPr>
              <w:instrText xml:space="preserve"> PAGEREF _Toc39186734 \h </w:instrText>
            </w:r>
            <w:r w:rsidR="00141CA1">
              <w:rPr>
                <w:noProof/>
                <w:webHidden/>
              </w:rPr>
            </w:r>
            <w:r w:rsidR="00141CA1">
              <w:rPr>
                <w:noProof/>
                <w:webHidden/>
              </w:rPr>
              <w:fldChar w:fldCharType="separate"/>
            </w:r>
            <w:r w:rsidR="00141CA1">
              <w:rPr>
                <w:noProof/>
                <w:webHidden/>
              </w:rPr>
              <w:t>6</w:t>
            </w:r>
            <w:r w:rsidR="00141CA1">
              <w:rPr>
                <w:noProof/>
                <w:webHidden/>
              </w:rPr>
              <w:fldChar w:fldCharType="end"/>
            </w:r>
          </w:hyperlink>
        </w:p>
        <w:p w14:paraId="5908AB36" w14:textId="0687B46A" w:rsidR="00141CA1" w:rsidRDefault="004C762D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9186735" w:history="1">
            <w:r w:rsidR="00141CA1" w:rsidRPr="008C6F6B">
              <w:rPr>
                <w:rStyle w:val="Hyperlink"/>
                <w:noProof/>
                <w:lang w:val="sr-Cyrl-RS"/>
              </w:rPr>
              <w:t>5 Комуникација између уређаја</w:t>
            </w:r>
            <w:r w:rsidR="00141CA1">
              <w:rPr>
                <w:noProof/>
                <w:webHidden/>
              </w:rPr>
              <w:tab/>
            </w:r>
            <w:r w:rsidR="00141CA1">
              <w:rPr>
                <w:noProof/>
                <w:webHidden/>
              </w:rPr>
              <w:fldChar w:fldCharType="begin"/>
            </w:r>
            <w:r w:rsidR="00141CA1">
              <w:rPr>
                <w:noProof/>
                <w:webHidden/>
              </w:rPr>
              <w:instrText xml:space="preserve"> PAGEREF _Toc39186735 \h </w:instrText>
            </w:r>
            <w:r w:rsidR="00141CA1">
              <w:rPr>
                <w:noProof/>
                <w:webHidden/>
              </w:rPr>
            </w:r>
            <w:r w:rsidR="00141CA1">
              <w:rPr>
                <w:noProof/>
                <w:webHidden/>
              </w:rPr>
              <w:fldChar w:fldCharType="separate"/>
            </w:r>
            <w:r w:rsidR="00141CA1">
              <w:rPr>
                <w:noProof/>
                <w:webHidden/>
              </w:rPr>
              <w:t>7</w:t>
            </w:r>
            <w:r w:rsidR="00141CA1">
              <w:rPr>
                <w:noProof/>
                <w:webHidden/>
              </w:rPr>
              <w:fldChar w:fldCharType="end"/>
            </w:r>
          </w:hyperlink>
        </w:p>
        <w:p w14:paraId="3C9D1C85" w14:textId="19C4A588" w:rsidR="00141CA1" w:rsidRDefault="004C762D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9186736" w:history="1">
            <w:r w:rsidR="00141CA1" w:rsidRPr="008C6F6B">
              <w:rPr>
                <w:rStyle w:val="Hyperlink"/>
                <w:noProof/>
              </w:rPr>
              <w:t>6 Имплементација алгоритма за детекцију и препознавање</w:t>
            </w:r>
            <w:r w:rsidR="00141CA1">
              <w:rPr>
                <w:noProof/>
                <w:webHidden/>
              </w:rPr>
              <w:tab/>
            </w:r>
            <w:r w:rsidR="00141CA1">
              <w:rPr>
                <w:noProof/>
                <w:webHidden/>
              </w:rPr>
              <w:fldChar w:fldCharType="begin"/>
            </w:r>
            <w:r w:rsidR="00141CA1">
              <w:rPr>
                <w:noProof/>
                <w:webHidden/>
              </w:rPr>
              <w:instrText xml:space="preserve"> PAGEREF _Toc39186736 \h </w:instrText>
            </w:r>
            <w:r w:rsidR="00141CA1">
              <w:rPr>
                <w:noProof/>
                <w:webHidden/>
              </w:rPr>
            </w:r>
            <w:r w:rsidR="00141CA1">
              <w:rPr>
                <w:noProof/>
                <w:webHidden/>
              </w:rPr>
              <w:fldChar w:fldCharType="separate"/>
            </w:r>
            <w:r w:rsidR="00141CA1">
              <w:rPr>
                <w:noProof/>
                <w:webHidden/>
              </w:rPr>
              <w:t>8</w:t>
            </w:r>
            <w:r w:rsidR="00141CA1">
              <w:rPr>
                <w:noProof/>
                <w:webHidden/>
              </w:rPr>
              <w:fldChar w:fldCharType="end"/>
            </w:r>
          </w:hyperlink>
        </w:p>
        <w:p w14:paraId="725BF55A" w14:textId="404B9A05" w:rsidR="00141CA1" w:rsidRDefault="004C762D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9186737" w:history="1">
            <w:r w:rsidR="00141CA1" w:rsidRPr="008C6F6B">
              <w:rPr>
                <w:rStyle w:val="Hyperlink"/>
                <w:noProof/>
                <w:lang w:val="sr-Cyrl-RS"/>
              </w:rPr>
              <w:t xml:space="preserve">7 Публиковање података на </w:t>
            </w:r>
            <w:r w:rsidR="00141CA1" w:rsidRPr="008C6F6B">
              <w:rPr>
                <w:rStyle w:val="Hyperlink"/>
                <w:i/>
                <w:iCs/>
                <w:noProof/>
                <w:lang w:val="sr-Latn-RS"/>
              </w:rPr>
              <w:t xml:space="preserve">Cloud </w:t>
            </w:r>
            <w:r w:rsidR="00141CA1" w:rsidRPr="008C6F6B">
              <w:rPr>
                <w:rStyle w:val="Hyperlink"/>
                <w:noProof/>
                <w:lang w:val="sr-Cyrl-RS"/>
              </w:rPr>
              <w:t>сервер</w:t>
            </w:r>
            <w:r w:rsidR="00141CA1">
              <w:rPr>
                <w:noProof/>
                <w:webHidden/>
              </w:rPr>
              <w:tab/>
            </w:r>
            <w:r w:rsidR="00141CA1">
              <w:rPr>
                <w:noProof/>
                <w:webHidden/>
              </w:rPr>
              <w:fldChar w:fldCharType="begin"/>
            </w:r>
            <w:r w:rsidR="00141CA1">
              <w:rPr>
                <w:noProof/>
                <w:webHidden/>
              </w:rPr>
              <w:instrText xml:space="preserve"> PAGEREF _Toc39186737 \h </w:instrText>
            </w:r>
            <w:r w:rsidR="00141CA1">
              <w:rPr>
                <w:noProof/>
                <w:webHidden/>
              </w:rPr>
            </w:r>
            <w:r w:rsidR="00141CA1">
              <w:rPr>
                <w:noProof/>
                <w:webHidden/>
              </w:rPr>
              <w:fldChar w:fldCharType="separate"/>
            </w:r>
            <w:r w:rsidR="00141CA1">
              <w:rPr>
                <w:noProof/>
                <w:webHidden/>
              </w:rPr>
              <w:t>12</w:t>
            </w:r>
            <w:r w:rsidR="00141CA1">
              <w:rPr>
                <w:noProof/>
                <w:webHidden/>
              </w:rPr>
              <w:fldChar w:fldCharType="end"/>
            </w:r>
          </w:hyperlink>
        </w:p>
        <w:p w14:paraId="4CE07222" w14:textId="03BEAD1F" w:rsidR="00141CA1" w:rsidRDefault="004C762D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9186738" w:history="1">
            <w:r w:rsidR="00141CA1" w:rsidRPr="008C6F6B">
              <w:rPr>
                <w:rStyle w:val="Hyperlink"/>
                <w:noProof/>
                <w:lang w:val="sr-Cyrl-RS"/>
              </w:rPr>
              <w:t>8 Имплементација алгоритма за алкотестирање</w:t>
            </w:r>
            <w:r w:rsidR="00141CA1">
              <w:rPr>
                <w:noProof/>
                <w:webHidden/>
              </w:rPr>
              <w:tab/>
            </w:r>
            <w:r w:rsidR="00141CA1">
              <w:rPr>
                <w:noProof/>
                <w:webHidden/>
              </w:rPr>
              <w:fldChar w:fldCharType="begin"/>
            </w:r>
            <w:r w:rsidR="00141CA1">
              <w:rPr>
                <w:noProof/>
                <w:webHidden/>
              </w:rPr>
              <w:instrText xml:space="preserve"> PAGEREF _Toc39186738 \h </w:instrText>
            </w:r>
            <w:r w:rsidR="00141CA1">
              <w:rPr>
                <w:noProof/>
                <w:webHidden/>
              </w:rPr>
            </w:r>
            <w:r w:rsidR="00141CA1">
              <w:rPr>
                <w:noProof/>
                <w:webHidden/>
              </w:rPr>
              <w:fldChar w:fldCharType="separate"/>
            </w:r>
            <w:r w:rsidR="00141CA1">
              <w:rPr>
                <w:noProof/>
                <w:webHidden/>
              </w:rPr>
              <w:t>13</w:t>
            </w:r>
            <w:r w:rsidR="00141CA1">
              <w:rPr>
                <w:noProof/>
                <w:webHidden/>
              </w:rPr>
              <w:fldChar w:fldCharType="end"/>
            </w:r>
          </w:hyperlink>
        </w:p>
        <w:p w14:paraId="598766AE" w14:textId="64C49C7F" w:rsidR="00141CA1" w:rsidRDefault="004C762D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9186739" w:history="1">
            <w:r w:rsidR="00141CA1" w:rsidRPr="008C6F6B">
              <w:rPr>
                <w:rStyle w:val="Hyperlink"/>
                <w:noProof/>
                <w:lang w:val="sr-Cyrl-RS"/>
              </w:rPr>
              <w:t>9 Закључак</w:t>
            </w:r>
            <w:r w:rsidR="00141CA1">
              <w:rPr>
                <w:noProof/>
                <w:webHidden/>
              </w:rPr>
              <w:tab/>
            </w:r>
            <w:r w:rsidR="00141CA1">
              <w:rPr>
                <w:noProof/>
                <w:webHidden/>
              </w:rPr>
              <w:fldChar w:fldCharType="begin"/>
            </w:r>
            <w:r w:rsidR="00141CA1">
              <w:rPr>
                <w:noProof/>
                <w:webHidden/>
              </w:rPr>
              <w:instrText xml:space="preserve"> PAGEREF _Toc39186739 \h </w:instrText>
            </w:r>
            <w:r w:rsidR="00141CA1">
              <w:rPr>
                <w:noProof/>
                <w:webHidden/>
              </w:rPr>
            </w:r>
            <w:r w:rsidR="00141CA1">
              <w:rPr>
                <w:noProof/>
                <w:webHidden/>
              </w:rPr>
              <w:fldChar w:fldCharType="separate"/>
            </w:r>
            <w:r w:rsidR="00141CA1">
              <w:rPr>
                <w:noProof/>
                <w:webHidden/>
              </w:rPr>
              <w:t>15</w:t>
            </w:r>
            <w:r w:rsidR="00141CA1">
              <w:rPr>
                <w:noProof/>
                <w:webHidden/>
              </w:rPr>
              <w:fldChar w:fldCharType="end"/>
            </w:r>
          </w:hyperlink>
        </w:p>
        <w:p w14:paraId="3A7B035E" w14:textId="782FBED4" w:rsidR="00141CA1" w:rsidRDefault="004C762D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9186740" w:history="1">
            <w:r w:rsidR="00141CA1" w:rsidRPr="008C6F6B">
              <w:rPr>
                <w:rStyle w:val="Hyperlink"/>
                <w:noProof/>
                <w:lang w:val="sr-Cyrl-RS"/>
              </w:rPr>
              <w:t>10 Референце</w:t>
            </w:r>
            <w:r w:rsidR="00141CA1">
              <w:rPr>
                <w:noProof/>
                <w:webHidden/>
              </w:rPr>
              <w:tab/>
            </w:r>
            <w:r w:rsidR="00141CA1">
              <w:rPr>
                <w:noProof/>
                <w:webHidden/>
              </w:rPr>
              <w:fldChar w:fldCharType="begin"/>
            </w:r>
            <w:r w:rsidR="00141CA1">
              <w:rPr>
                <w:noProof/>
                <w:webHidden/>
              </w:rPr>
              <w:instrText xml:space="preserve"> PAGEREF _Toc39186740 \h </w:instrText>
            </w:r>
            <w:r w:rsidR="00141CA1">
              <w:rPr>
                <w:noProof/>
                <w:webHidden/>
              </w:rPr>
            </w:r>
            <w:r w:rsidR="00141CA1">
              <w:rPr>
                <w:noProof/>
                <w:webHidden/>
              </w:rPr>
              <w:fldChar w:fldCharType="separate"/>
            </w:r>
            <w:r w:rsidR="00141CA1">
              <w:rPr>
                <w:noProof/>
                <w:webHidden/>
              </w:rPr>
              <w:t>16</w:t>
            </w:r>
            <w:r w:rsidR="00141CA1">
              <w:rPr>
                <w:noProof/>
                <w:webHidden/>
              </w:rPr>
              <w:fldChar w:fldCharType="end"/>
            </w:r>
          </w:hyperlink>
        </w:p>
        <w:p w14:paraId="2BDA4F07" w14:textId="1C3D050B" w:rsidR="004F43CD" w:rsidRDefault="004F43CD">
          <w:r>
            <w:rPr>
              <w:b/>
              <w:bCs/>
              <w:noProof/>
            </w:rPr>
            <w:fldChar w:fldCharType="end"/>
          </w:r>
        </w:p>
      </w:sdtContent>
    </w:sdt>
    <w:p w14:paraId="7A130DF3" w14:textId="5723861C" w:rsidR="004F43CD" w:rsidRDefault="004F43CD">
      <w:pPr>
        <w:spacing w:after="160" w:line="259" w:lineRule="auto"/>
        <w:jc w:val="left"/>
      </w:pPr>
      <w:r>
        <w:br w:type="page"/>
      </w:r>
    </w:p>
    <w:p w14:paraId="08DCCE65" w14:textId="32955A6E" w:rsidR="00007545" w:rsidRDefault="004F43CD" w:rsidP="004F43CD">
      <w:pPr>
        <w:pStyle w:val="Heading1"/>
        <w:rPr>
          <w:lang w:val="sr-Cyrl-RS"/>
        </w:rPr>
      </w:pPr>
      <w:bookmarkStart w:id="0" w:name="_Toc39186731"/>
      <w:r>
        <w:rPr>
          <w:lang w:val="sr-Cyrl-RS"/>
        </w:rPr>
        <w:lastRenderedPageBreak/>
        <w:t>1 Увод</w:t>
      </w:r>
      <w:bookmarkEnd w:id="0"/>
    </w:p>
    <w:p w14:paraId="26BAEB8E" w14:textId="6BEB65E6" w:rsidR="00B70674" w:rsidRDefault="00B70674" w:rsidP="00B70674">
      <w:pPr>
        <w:rPr>
          <w:lang w:val="sr-Cyrl-RS"/>
        </w:rPr>
      </w:pPr>
    </w:p>
    <w:p w14:paraId="5B3E0578" w14:textId="11288628" w:rsidR="00585E0D" w:rsidRDefault="00B70674" w:rsidP="00B70674">
      <w:pPr>
        <w:rPr>
          <w:lang w:val="sr-Cyrl-RS"/>
        </w:rPr>
      </w:pPr>
      <w:r>
        <w:rPr>
          <w:lang w:val="sr-Cyrl-RS"/>
        </w:rPr>
        <w:tab/>
        <w:t xml:space="preserve">Тема пројекта јесте креирање апликације која </w:t>
      </w:r>
      <w:r w:rsidR="008C10DD">
        <w:rPr>
          <w:lang w:val="sr-Cyrl-RS"/>
        </w:rPr>
        <w:t xml:space="preserve">врши </w:t>
      </w:r>
      <w:r w:rsidR="00E013EF">
        <w:rPr>
          <w:lang w:val="sr-Cyrl-RS"/>
        </w:rPr>
        <w:t xml:space="preserve">детекцију </w:t>
      </w:r>
      <w:r w:rsidR="00585E0D">
        <w:rPr>
          <w:lang w:val="sr-Cyrl-RS"/>
        </w:rPr>
        <w:t>људи</w:t>
      </w:r>
      <w:r w:rsidR="00E013EF">
        <w:rPr>
          <w:lang w:val="sr-Cyrl-RS"/>
        </w:rPr>
        <w:t xml:space="preserve"> и препознавање лица од интереса, </w:t>
      </w:r>
      <w:r w:rsidR="00585E0D">
        <w:rPr>
          <w:lang w:val="sr-Cyrl-RS"/>
        </w:rPr>
        <w:t xml:space="preserve">њихово </w:t>
      </w:r>
      <w:r w:rsidR="00F71142">
        <w:rPr>
          <w:lang w:val="sr-Cyrl-RS"/>
        </w:rPr>
        <w:t>алкотестирање</w:t>
      </w:r>
      <w:r w:rsidR="00E013EF">
        <w:rPr>
          <w:lang w:val="sr-Cyrl-RS"/>
        </w:rPr>
        <w:t xml:space="preserve">, </w:t>
      </w:r>
      <w:r w:rsidR="00F71142">
        <w:rPr>
          <w:lang w:val="sr-Cyrl-RS"/>
        </w:rPr>
        <w:t>а потом</w:t>
      </w:r>
      <w:r w:rsidR="00E013EF">
        <w:rPr>
          <w:lang w:val="sr-Cyrl-RS"/>
        </w:rPr>
        <w:t xml:space="preserve"> </w:t>
      </w:r>
      <w:r w:rsidR="00A34783">
        <w:rPr>
          <w:lang w:val="sr-Cyrl-RS"/>
        </w:rPr>
        <w:t xml:space="preserve">публиковање </w:t>
      </w:r>
      <w:r w:rsidR="00E013EF">
        <w:rPr>
          <w:lang w:val="sr-Cyrl-RS"/>
        </w:rPr>
        <w:t>обрађен</w:t>
      </w:r>
      <w:r w:rsidR="00A34783">
        <w:rPr>
          <w:lang w:val="sr-Cyrl-RS"/>
        </w:rPr>
        <w:t>их</w:t>
      </w:r>
      <w:r w:rsidR="00E013EF">
        <w:rPr>
          <w:lang w:val="sr-Cyrl-RS"/>
        </w:rPr>
        <w:t xml:space="preserve"> подат</w:t>
      </w:r>
      <w:r w:rsidR="00A34783">
        <w:rPr>
          <w:lang w:val="sr-Cyrl-RS"/>
        </w:rPr>
        <w:t>а</w:t>
      </w:r>
      <w:r w:rsidR="00E013EF">
        <w:rPr>
          <w:lang w:val="sr-Cyrl-RS"/>
        </w:rPr>
        <w:t>к</w:t>
      </w:r>
      <w:r w:rsidR="00A34783">
        <w:rPr>
          <w:lang w:val="sr-Cyrl-RS"/>
        </w:rPr>
        <w:t>а</w:t>
      </w:r>
      <w:r w:rsidR="00E013EF">
        <w:rPr>
          <w:lang w:val="sr-Cyrl-RS"/>
        </w:rPr>
        <w:t xml:space="preserve"> на </w:t>
      </w:r>
      <w:r w:rsidR="00E013EF">
        <w:rPr>
          <w:i/>
          <w:iCs/>
          <w:lang w:val="sr-Latn-RS"/>
        </w:rPr>
        <w:t xml:space="preserve">Cloud </w:t>
      </w:r>
      <w:r w:rsidR="00E013EF">
        <w:rPr>
          <w:lang w:val="sr-Cyrl-RS"/>
        </w:rPr>
        <w:t>серв</w:t>
      </w:r>
      <w:r w:rsidR="00A34783">
        <w:rPr>
          <w:lang w:val="sr-Cyrl-RS"/>
        </w:rPr>
        <w:t>ер</w:t>
      </w:r>
      <w:r w:rsidR="00E013EF">
        <w:rPr>
          <w:lang w:val="sr-Cyrl-RS"/>
        </w:rPr>
        <w:t>.</w:t>
      </w:r>
      <w:r w:rsidR="00D577F2">
        <w:rPr>
          <w:lang w:val="sr-Cyrl-RS"/>
        </w:rPr>
        <w:t xml:space="preserve"> Као ресурсе апликација </w:t>
      </w:r>
      <w:r w:rsidR="00A34783">
        <w:rPr>
          <w:lang w:val="sr-Cyrl-RS"/>
        </w:rPr>
        <w:t xml:space="preserve">на </w:t>
      </w:r>
      <w:r w:rsidR="00D577F2">
        <w:rPr>
          <w:lang w:val="sr-Cyrl-RS"/>
        </w:rPr>
        <w:t>располагању има</w:t>
      </w:r>
      <w:r w:rsidR="00A34783">
        <w:rPr>
          <w:lang w:val="sr-Cyrl-RS"/>
        </w:rPr>
        <w:t xml:space="preserve"> </w:t>
      </w:r>
      <w:r w:rsidR="00A34783">
        <w:rPr>
          <w:i/>
          <w:iCs/>
          <w:lang w:val="sr-Latn-RS"/>
        </w:rPr>
        <w:t xml:space="preserve">Web </w:t>
      </w:r>
      <w:r w:rsidR="00A34783">
        <w:rPr>
          <w:lang w:val="sr-Cyrl-RS"/>
        </w:rPr>
        <w:t>камеру</w:t>
      </w:r>
      <w:r w:rsidR="00585E0D">
        <w:rPr>
          <w:lang w:val="sr-Cyrl-RS"/>
        </w:rPr>
        <w:t xml:space="preserve"> рачунара</w:t>
      </w:r>
      <w:r w:rsidR="00A34783">
        <w:t xml:space="preserve"> </w:t>
      </w:r>
      <w:r w:rsidR="00A34783">
        <w:rPr>
          <w:lang w:val="sr-Cyrl-RS"/>
        </w:rPr>
        <w:t xml:space="preserve">и </w:t>
      </w:r>
      <w:r w:rsidR="00A34783">
        <w:rPr>
          <w:i/>
          <w:iCs/>
          <w:lang w:val="sr-Latn-RS"/>
        </w:rPr>
        <w:t>MQ-2</w:t>
      </w:r>
      <w:r w:rsidR="00A34783">
        <w:rPr>
          <w:lang w:val="sr-Latn-RS"/>
        </w:rPr>
        <w:t xml:space="preserve"> </w:t>
      </w:r>
      <w:r w:rsidR="00A34783">
        <w:rPr>
          <w:lang w:val="sr-Cyrl-RS"/>
        </w:rPr>
        <w:t xml:space="preserve">сензор (сензор за детекцију гаса у ваздуху, у </w:t>
      </w:r>
      <w:r w:rsidR="00BA1C2B">
        <w:rPr>
          <w:lang w:val="sr-Cyrl-RS"/>
        </w:rPr>
        <w:t xml:space="preserve">овом </w:t>
      </w:r>
      <w:r w:rsidR="00A34783">
        <w:rPr>
          <w:lang w:val="sr-Cyrl-RS"/>
        </w:rPr>
        <w:t xml:space="preserve">случају </w:t>
      </w:r>
      <w:r w:rsidR="007A05B2">
        <w:rPr>
          <w:lang w:val="sr-Cyrl-RS"/>
        </w:rPr>
        <w:t>молекул</w:t>
      </w:r>
      <w:r w:rsidR="003B5A16">
        <w:rPr>
          <w:lang w:val="sr-Cyrl-RS"/>
        </w:rPr>
        <w:t>а</w:t>
      </w:r>
      <w:r w:rsidR="00A34783">
        <w:rPr>
          <w:lang w:val="sr-Cyrl-RS"/>
        </w:rPr>
        <w:t xml:space="preserve"> </w:t>
      </w:r>
      <w:r w:rsidR="00585E0D">
        <w:rPr>
          <w:lang w:val="sr-Cyrl-RS"/>
        </w:rPr>
        <w:t>алкохола</w:t>
      </w:r>
      <w:r w:rsidR="00A34783">
        <w:rPr>
          <w:lang w:val="sr-Cyrl-RS"/>
        </w:rPr>
        <w:t>)</w:t>
      </w:r>
      <w:r w:rsidR="005228C4">
        <w:rPr>
          <w:lang w:val="sr-Cyrl-RS"/>
        </w:rPr>
        <w:t xml:space="preserve"> који је повезан на </w:t>
      </w:r>
      <w:r w:rsidR="005228C4">
        <w:rPr>
          <w:i/>
          <w:iCs/>
          <w:lang w:val="sr-Latn-RS"/>
        </w:rPr>
        <w:t>RaspberryPi</w:t>
      </w:r>
      <w:r w:rsidR="005228C4">
        <w:rPr>
          <w:lang w:val="sr-Cyrl-RS"/>
        </w:rPr>
        <w:t xml:space="preserve"> и податке доставља путем његових </w:t>
      </w:r>
      <w:r w:rsidR="005228C4">
        <w:rPr>
          <w:i/>
          <w:iCs/>
          <w:lang w:val="sr-Latn-RS"/>
        </w:rPr>
        <w:t xml:space="preserve">GPIO </w:t>
      </w:r>
      <w:r w:rsidR="005228C4">
        <w:rPr>
          <w:lang w:val="sr-Cyrl-RS"/>
        </w:rPr>
        <w:t>пинова</w:t>
      </w:r>
      <w:r w:rsidR="00585E0D">
        <w:rPr>
          <w:lang w:val="sr-Cyrl-RS"/>
        </w:rPr>
        <w:t xml:space="preserve">. </w:t>
      </w:r>
    </w:p>
    <w:p w14:paraId="34D57985" w14:textId="77777777" w:rsidR="00585E0D" w:rsidRDefault="00585E0D" w:rsidP="00B70674">
      <w:pPr>
        <w:rPr>
          <w:lang w:val="sr-Cyrl-RS"/>
        </w:rPr>
      </w:pPr>
    </w:p>
    <w:p w14:paraId="4DCCBEDE" w14:textId="7564BDE2" w:rsidR="008C10DD" w:rsidRDefault="008C10DD" w:rsidP="00585E0D">
      <w:pPr>
        <w:ind w:firstLine="720"/>
        <w:rPr>
          <w:lang w:val="sr-Cyrl-RS"/>
        </w:rPr>
      </w:pPr>
      <w:r>
        <w:rPr>
          <w:lang w:val="sr-Cyrl-RS"/>
        </w:rPr>
        <w:t xml:space="preserve">Сваки од наведених сегмената самостално су веома корисни и увелико имају практичну примену, а њихова комбинација </w:t>
      </w:r>
      <w:r w:rsidR="00D577F2">
        <w:rPr>
          <w:lang w:val="sr-Cyrl-RS"/>
        </w:rPr>
        <w:t xml:space="preserve">представља интересантан склоп за </w:t>
      </w:r>
      <w:r w:rsidR="00F653A7">
        <w:rPr>
          <w:i/>
          <w:iCs/>
        </w:rPr>
        <w:t xml:space="preserve">Internet of Things </w:t>
      </w:r>
      <w:r w:rsidR="00F653A7">
        <w:rPr>
          <w:lang w:val="sr-Cyrl-RS"/>
        </w:rPr>
        <w:t>пројекат.</w:t>
      </w:r>
    </w:p>
    <w:p w14:paraId="6E3F5D54" w14:textId="0FEC5814" w:rsidR="00D577F2" w:rsidRDefault="00D577F2" w:rsidP="00B70674">
      <w:pPr>
        <w:rPr>
          <w:lang w:val="sr-Cyrl-RS"/>
        </w:rPr>
      </w:pPr>
    </w:p>
    <w:p w14:paraId="78FBB4C7" w14:textId="1A3B58BA" w:rsidR="0055418A" w:rsidRDefault="00D577F2" w:rsidP="00B70674">
      <w:pPr>
        <w:rPr>
          <w:lang w:val="sr-Cyrl-RS"/>
        </w:rPr>
      </w:pPr>
      <w:r>
        <w:rPr>
          <w:lang w:val="sr-Cyrl-RS"/>
        </w:rPr>
        <w:tab/>
        <w:t xml:space="preserve">Детекција лица човека, а затим и његово препознавање спадају под област вештачке интелигенције (енг. </w:t>
      </w:r>
      <w:r w:rsidRPr="00D577F2">
        <w:rPr>
          <w:i/>
          <w:iCs/>
          <w:lang w:val="sr-Latn-RS"/>
        </w:rPr>
        <w:t>Artificial Intelligence</w:t>
      </w:r>
      <w:r>
        <w:rPr>
          <w:lang w:val="sr-Latn-RS"/>
        </w:rPr>
        <w:t>)</w:t>
      </w:r>
      <w:r w:rsidR="00585E0D">
        <w:rPr>
          <w:lang w:val="sr-Cyrl-RS"/>
        </w:rPr>
        <w:t xml:space="preserve">. </w:t>
      </w:r>
    </w:p>
    <w:p w14:paraId="71C79E26" w14:textId="77777777" w:rsidR="0055418A" w:rsidRDefault="0055418A">
      <w:pPr>
        <w:spacing w:after="160" w:line="259" w:lineRule="auto"/>
        <w:jc w:val="left"/>
        <w:rPr>
          <w:lang w:val="sr-Cyrl-RS"/>
        </w:rPr>
      </w:pPr>
      <w:r>
        <w:rPr>
          <w:lang w:val="sr-Cyrl-RS"/>
        </w:rPr>
        <w:br w:type="page"/>
      </w:r>
    </w:p>
    <w:p w14:paraId="254D1C17" w14:textId="2A69C909" w:rsidR="00D577F2" w:rsidRDefault="0055418A" w:rsidP="0055418A">
      <w:pPr>
        <w:pStyle w:val="Heading1"/>
        <w:rPr>
          <w:lang w:val="sr-Cyrl-RS"/>
        </w:rPr>
      </w:pPr>
      <w:bookmarkStart w:id="1" w:name="_Toc39186732"/>
      <w:r>
        <w:lastRenderedPageBreak/>
        <w:t xml:space="preserve">2 </w:t>
      </w:r>
      <w:r w:rsidR="0034308F">
        <w:rPr>
          <w:lang w:val="sr-Cyrl-RS"/>
        </w:rPr>
        <w:t>Блок шема целог система</w:t>
      </w:r>
      <w:bookmarkEnd w:id="1"/>
    </w:p>
    <w:p w14:paraId="375224B4" w14:textId="6556DD56" w:rsidR="0034308F" w:rsidRDefault="0034308F" w:rsidP="0034308F">
      <w:pPr>
        <w:rPr>
          <w:lang w:val="sr-Cyrl-RS"/>
        </w:rPr>
      </w:pPr>
    </w:p>
    <w:p w14:paraId="67282016" w14:textId="65899015" w:rsidR="005A6E97" w:rsidRDefault="00514069" w:rsidP="00514069">
      <w:pPr>
        <w:rPr>
          <w:lang w:val="sr-Cyrl-RS"/>
        </w:rPr>
      </w:pPr>
      <w:r>
        <w:rPr>
          <w:lang w:val="sr-Cyrl-RS"/>
        </w:rPr>
        <w:tab/>
        <w:t>Овај систем се састоји из две апликације. Први део у склопу овог система</w:t>
      </w:r>
      <w:r w:rsidR="00A248AA">
        <w:rPr>
          <w:lang w:val="sr-Cyrl-RS"/>
        </w:rPr>
        <w:t xml:space="preserve"> одвија се</w:t>
      </w:r>
      <w:r w:rsidR="005228C4">
        <w:rPr>
          <w:lang w:val="sr-Cyrl-RS"/>
        </w:rPr>
        <w:t xml:space="preserve"> на персоналном рачунару и </w:t>
      </w:r>
      <w:r>
        <w:rPr>
          <w:lang w:val="sr-Cyrl-RS"/>
        </w:rPr>
        <w:t>своди се на апликацију која препознаје присуство човека на текућем фрејму уз помоћ стандардног</w:t>
      </w:r>
      <w:r w:rsidR="00842DDE">
        <w:rPr>
          <w:lang w:val="sr-Cyrl-RS"/>
        </w:rPr>
        <w:t xml:space="preserve"> </w:t>
      </w:r>
      <w:r>
        <w:rPr>
          <w:i/>
          <w:iCs/>
        </w:rPr>
        <w:t>OpenCV</w:t>
      </w:r>
      <w:r>
        <w:t xml:space="preserve"> </w:t>
      </w:r>
      <w:r>
        <w:rPr>
          <w:lang w:val="sr-Cyrl-RS"/>
        </w:rPr>
        <w:t xml:space="preserve">класификатора људског лика, затим ексклузивно у случају детекције људског лика следећи део апликације врши рекогницију и утврђује да ли се ради о познатом лицу из базе података </w:t>
      </w:r>
      <w:r w:rsidR="007B6583">
        <w:rPr>
          <w:lang w:val="sr-Cyrl-RS"/>
        </w:rPr>
        <w:t>коришћењем</w:t>
      </w:r>
      <w:r>
        <w:rPr>
          <w:lang w:val="sr-Cyrl-RS"/>
        </w:rPr>
        <w:t xml:space="preserve"> истрениране неуронске мреже (</w:t>
      </w:r>
      <w:r>
        <w:rPr>
          <w:i/>
          <w:iCs/>
        </w:rPr>
        <w:t xml:space="preserve">Tensorflow </w:t>
      </w:r>
      <w:r>
        <w:rPr>
          <w:lang w:val="sr-Cyrl-RS"/>
        </w:rPr>
        <w:t>тренинг модел</w:t>
      </w:r>
      <w:r w:rsidR="005228C4">
        <w:rPr>
          <w:lang w:val="sr-Cyrl-RS"/>
        </w:rPr>
        <w:t>а</w:t>
      </w:r>
      <w:r>
        <w:rPr>
          <w:lang w:val="sr-Cyrl-RS"/>
        </w:rPr>
        <w:t>).</w:t>
      </w:r>
      <w:r w:rsidR="005228C4">
        <w:rPr>
          <w:lang w:val="sr-Cyrl-RS"/>
        </w:rPr>
        <w:t xml:space="preserve"> </w:t>
      </w:r>
    </w:p>
    <w:p w14:paraId="36DD11A3" w14:textId="7820904E" w:rsidR="00514069" w:rsidRDefault="00514069" w:rsidP="003B5A16">
      <w:pPr>
        <w:pStyle w:val="NoSpacing"/>
        <w:rPr>
          <w:lang w:val="sr-Cyrl-RS"/>
        </w:rPr>
      </w:pPr>
      <w:r>
        <w:rPr>
          <w:lang w:val="sr-Cyrl-RS"/>
        </w:rPr>
        <w:tab/>
      </w:r>
    </w:p>
    <w:p w14:paraId="53A493E2" w14:textId="34C38F6F" w:rsidR="00A248AA" w:rsidRDefault="00514069" w:rsidP="00514069">
      <w:pPr>
        <w:rPr>
          <w:lang w:val="sr-Cyrl-RS"/>
        </w:rPr>
      </w:pPr>
      <w:r>
        <w:rPr>
          <w:lang w:val="sr-Cyrl-RS"/>
        </w:rPr>
        <w:tab/>
        <w:t>Уколико је детектовано људско</w:t>
      </w:r>
      <w:r w:rsidR="005228C4">
        <w:rPr>
          <w:lang w:val="sr-Cyrl-RS"/>
        </w:rPr>
        <w:t xml:space="preserve"> присуство на камери следи преузимање података са сензора алкохола. </w:t>
      </w:r>
      <w:r w:rsidR="00A248AA">
        <w:rPr>
          <w:lang w:val="sr-Cyrl-RS"/>
        </w:rPr>
        <w:t>Други део у склопу овог система односи се на мерење присуства алкохола у ваздуху</w:t>
      </w:r>
      <w:r w:rsidR="007B6583">
        <w:rPr>
          <w:lang w:val="sr-Cyrl-RS"/>
        </w:rPr>
        <w:t xml:space="preserve"> код</w:t>
      </w:r>
      <w:r w:rsidR="00A248AA">
        <w:rPr>
          <w:lang w:val="sr-Cyrl-RS"/>
        </w:rPr>
        <w:t xml:space="preserve"> особе која стоји испред алкотеста. Овај сегмент представља засебну апликацију која у међурелацији ове две апликације игра улогу сервера који шаље клијенту (рачунарском делу апликације) податке са сензора. Сензор поседује како </w:t>
      </w:r>
      <w:r w:rsidR="007B6583">
        <w:rPr>
          <w:lang w:val="sr-Cyrl-RS"/>
        </w:rPr>
        <w:t xml:space="preserve">аналогни </w:t>
      </w:r>
      <w:r w:rsidR="00A248AA">
        <w:rPr>
          <w:lang w:val="sr-Cyrl-RS"/>
        </w:rPr>
        <w:t xml:space="preserve">тако и дигитални пин, а у овом пројекту је сензор повезан на </w:t>
      </w:r>
      <w:r w:rsidR="00A248AA">
        <w:rPr>
          <w:i/>
          <w:iCs/>
          <w:lang w:val="sr-Latn-RS"/>
        </w:rPr>
        <w:t xml:space="preserve">RaspberryPi </w:t>
      </w:r>
      <w:r w:rsidR="00A248AA">
        <w:rPr>
          <w:lang w:val="sr-Cyrl-RS"/>
        </w:rPr>
        <w:t>преко дигиталног пина који враћа логичку нулу за при</w:t>
      </w:r>
      <w:r w:rsidR="007B6583">
        <w:rPr>
          <w:lang w:val="sr-Cyrl-RS"/>
        </w:rPr>
        <w:t>сус</w:t>
      </w:r>
      <w:r w:rsidR="00A248AA">
        <w:rPr>
          <w:lang w:val="sr-Cyrl-RS"/>
        </w:rPr>
        <w:t>тво алкохола, у супротном шаље јединицу. За случај да на фрејму није детектован човек</w:t>
      </w:r>
      <w:r w:rsidR="007B6583">
        <w:rPr>
          <w:lang w:val="sr-Cyrl-RS"/>
        </w:rPr>
        <w:t>,</w:t>
      </w:r>
      <w:r w:rsidR="00A248AA">
        <w:rPr>
          <w:lang w:val="sr-Cyrl-RS"/>
        </w:rPr>
        <w:t xml:space="preserve"> закључује се да </w:t>
      </w:r>
      <w:r w:rsidR="007B6583">
        <w:rPr>
          <w:lang w:val="sr-Cyrl-RS"/>
        </w:rPr>
        <w:t>нема потребе за алкотестирањем</w:t>
      </w:r>
      <w:r w:rsidR="00A248AA">
        <w:rPr>
          <w:lang w:val="sr-Cyrl-RS"/>
        </w:rPr>
        <w:t>.</w:t>
      </w:r>
    </w:p>
    <w:p w14:paraId="33A2B63B" w14:textId="0435BBF2" w:rsidR="00A248AA" w:rsidRDefault="00A248AA" w:rsidP="003B5A16">
      <w:pPr>
        <w:pStyle w:val="NoSpacing"/>
        <w:rPr>
          <w:lang w:val="sr-Cyrl-RS"/>
        </w:rPr>
      </w:pPr>
    </w:p>
    <w:p w14:paraId="1C77E378" w14:textId="550F57CA" w:rsidR="00A248AA" w:rsidRPr="00666AC7" w:rsidRDefault="00A248AA" w:rsidP="00514069">
      <w:pPr>
        <w:rPr>
          <w:lang w:val="sr-Latn-RS"/>
        </w:rPr>
      </w:pPr>
      <w:r>
        <w:rPr>
          <w:lang w:val="sr-Cyrl-RS"/>
        </w:rPr>
        <w:tab/>
        <w:t>Следећи сегмент</w:t>
      </w:r>
      <w:r w:rsidR="007B6583">
        <w:rPr>
          <w:lang w:val="sr-Cyrl-RS"/>
        </w:rPr>
        <w:t xml:space="preserve"> се</w:t>
      </w:r>
      <w:r>
        <w:rPr>
          <w:lang w:val="sr-Cyrl-RS"/>
        </w:rPr>
        <w:t xml:space="preserve"> такође одвија на рачунарском делу овог система и представља публиковање прикупљених података детекције на </w:t>
      </w:r>
      <w:r>
        <w:rPr>
          <w:i/>
          <w:iCs/>
          <w:lang w:val="sr-Latn-RS"/>
        </w:rPr>
        <w:t xml:space="preserve">Cloud </w:t>
      </w:r>
      <w:r>
        <w:rPr>
          <w:lang w:val="sr-Cyrl-RS"/>
        </w:rPr>
        <w:t xml:space="preserve">сервер. Овај процес извршава се у </w:t>
      </w:r>
      <w:r w:rsidR="007B6583">
        <w:rPr>
          <w:lang w:val="sr-Cyrl-RS"/>
        </w:rPr>
        <w:t>периодично на</w:t>
      </w:r>
      <w:r>
        <w:rPr>
          <w:lang w:val="sr-Cyrl-RS"/>
        </w:rPr>
        <w:t xml:space="preserve"> </w:t>
      </w:r>
      <w:r w:rsidR="007B6583">
        <w:rPr>
          <w:lang w:val="sr-Cyrl-RS"/>
        </w:rPr>
        <w:t xml:space="preserve">сваких </w:t>
      </w:r>
      <w:r>
        <w:rPr>
          <w:lang w:val="sr-Cyrl-RS"/>
        </w:rPr>
        <w:t xml:space="preserve">5 секунди. У питању је </w:t>
      </w:r>
      <w:r>
        <w:rPr>
          <w:i/>
          <w:iCs/>
          <w:lang w:val="sr-Latn-RS"/>
        </w:rPr>
        <w:t>IoT Cloud</w:t>
      </w:r>
      <w:r>
        <w:rPr>
          <w:i/>
          <w:iCs/>
          <w:lang w:val="sr-Cyrl-RS"/>
        </w:rPr>
        <w:t xml:space="preserve"> </w:t>
      </w:r>
      <w:r>
        <w:rPr>
          <w:lang w:val="sr-Cyrl-RS"/>
        </w:rPr>
        <w:t xml:space="preserve">сервер намењен за рад студената са </w:t>
      </w:r>
      <w:r w:rsidR="007B6583">
        <w:rPr>
          <w:lang w:val="sr-Cyrl-RS"/>
        </w:rPr>
        <w:t xml:space="preserve">Катедре </w:t>
      </w:r>
      <w:r>
        <w:rPr>
          <w:lang w:val="sr-Cyrl-RS"/>
        </w:rPr>
        <w:t>за електроник</w:t>
      </w:r>
      <w:r w:rsidR="006B4072">
        <w:rPr>
          <w:lang w:val="sr-Cyrl-RS"/>
        </w:rPr>
        <w:t>у</w:t>
      </w:r>
      <w:r w:rsidR="00BB285E">
        <w:rPr>
          <w:lang w:val="sr-Cyrl-RS"/>
        </w:rPr>
        <w:t>. Сервер је</w:t>
      </w:r>
      <w:r w:rsidR="00666AC7">
        <w:rPr>
          <w:lang w:val="sr-Cyrl-RS"/>
        </w:rPr>
        <w:t xml:space="preserve"> направљен </w:t>
      </w:r>
      <w:r w:rsidR="0047468D">
        <w:rPr>
          <w:lang w:val="sr-Cyrl-RS"/>
        </w:rPr>
        <w:t>и уступљен од стране</w:t>
      </w:r>
      <w:r w:rsidR="00666AC7">
        <w:rPr>
          <w:lang w:val="sr-Cyrl-RS"/>
        </w:rPr>
        <w:t xml:space="preserve"> компаниј</w:t>
      </w:r>
      <w:r w:rsidR="0047468D">
        <w:rPr>
          <w:lang w:val="sr-Cyrl-RS"/>
        </w:rPr>
        <w:t>е</w:t>
      </w:r>
      <w:r w:rsidR="00666AC7">
        <w:rPr>
          <w:lang w:val="sr-Cyrl-RS"/>
        </w:rPr>
        <w:t xml:space="preserve"> </w:t>
      </w:r>
      <w:r w:rsidR="00666AC7">
        <w:rPr>
          <w:i/>
          <w:iCs/>
          <w:lang w:val="sr-Latn-RS"/>
        </w:rPr>
        <w:t>Wolkabout</w:t>
      </w:r>
      <w:r w:rsidR="00666AC7">
        <w:rPr>
          <w:lang w:val="sr-Latn-RS"/>
        </w:rPr>
        <w:t>.</w:t>
      </w:r>
    </w:p>
    <w:p w14:paraId="54FF5EA9" w14:textId="36F51C38" w:rsidR="005A6E97" w:rsidRDefault="005A6E97" w:rsidP="003B5A16">
      <w:pPr>
        <w:pStyle w:val="NoSpacing"/>
        <w:rPr>
          <w:lang w:val="sr-Cyrl-RS"/>
        </w:rPr>
      </w:pPr>
      <w:r>
        <w:rPr>
          <w:lang w:val="sr-Cyrl-RS"/>
        </w:rPr>
        <w:tab/>
      </w:r>
    </w:p>
    <w:p w14:paraId="571F6432" w14:textId="77777777" w:rsidR="006B3331" w:rsidRDefault="006B3331" w:rsidP="006B3331">
      <w:pPr>
        <w:keepNext/>
        <w:jc w:val="center"/>
      </w:pPr>
      <w:r>
        <w:rPr>
          <w:noProof/>
          <w:lang w:val="sr-Cyrl-RS"/>
        </w:rPr>
        <w:drawing>
          <wp:inline distT="0" distB="0" distL="0" distR="0" wp14:anchorId="087CD363" wp14:editId="421A7490">
            <wp:extent cx="5410200" cy="362068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2504" cy="362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486323" w14:textId="4FDD01EF" w:rsidR="006B3331" w:rsidRPr="006B3331" w:rsidRDefault="006B3331" w:rsidP="006B3331">
      <w:pPr>
        <w:pStyle w:val="Caption"/>
        <w:jc w:val="center"/>
        <w:rPr>
          <w:sz w:val="24"/>
          <w:szCs w:val="24"/>
          <w:lang w:val="sr-Cyrl-RS"/>
        </w:rPr>
      </w:pPr>
      <w:r w:rsidRPr="006B3331">
        <w:rPr>
          <w:sz w:val="24"/>
          <w:szCs w:val="24"/>
        </w:rPr>
        <w:t xml:space="preserve">Слика </w:t>
      </w:r>
      <w:r w:rsidRPr="006B3331">
        <w:rPr>
          <w:sz w:val="24"/>
          <w:szCs w:val="24"/>
        </w:rPr>
        <w:fldChar w:fldCharType="begin"/>
      </w:r>
      <w:r w:rsidRPr="006B3331">
        <w:rPr>
          <w:sz w:val="24"/>
          <w:szCs w:val="24"/>
        </w:rPr>
        <w:instrText xml:space="preserve"> SEQ Слика \* ARABIC </w:instrText>
      </w:r>
      <w:r w:rsidRPr="006B3331">
        <w:rPr>
          <w:sz w:val="24"/>
          <w:szCs w:val="24"/>
        </w:rPr>
        <w:fldChar w:fldCharType="separate"/>
      </w:r>
      <w:r w:rsidR="00E522A8">
        <w:rPr>
          <w:noProof/>
          <w:sz w:val="24"/>
          <w:szCs w:val="24"/>
        </w:rPr>
        <w:t>1</w:t>
      </w:r>
      <w:r w:rsidRPr="006B3331">
        <w:rPr>
          <w:sz w:val="24"/>
          <w:szCs w:val="24"/>
        </w:rPr>
        <w:fldChar w:fldCharType="end"/>
      </w:r>
      <w:r w:rsidRPr="006B3331">
        <w:rPr>
          <w:sz w:val="24"/>
          <w:szCs w:val="24"/>
          <w:lang w:val="sr-Cyrl-RS"/>
        </w:rPr>
        <w:t>.  Блок шема целокупног система</w:t>
      </w:r>
    </w:p>
    <w:p w14:paraId="21D9BF7A" w14:textId="7495B3A1" w:rsidR="008440D2" w:rsidRDefault="008440D2">
      <w:pPr>
        <w:spacing w:after="160" w:line="259" w:lineRule="auto"/>
        <w:jc w:val="left"/>
        <w:rPr>
          <w:i/>
          <w:iCs/>
          <w:lang w:val="sr-Cyrl-RS"/>
        </w:rPr>
      </w:pPr>
      <w:r>
        <w:rPr>
          <w:i/>
          <w:iCs/>
          <w:lang w:val="sr-Cyrl-RS"/>
        </w:rPr>
        <w:br w:type="page"/>
      </w:r>
    </w:p>
    <w:p w14:paraId="2BF775BF" w14:textId="79FB7AC9" w:rsidR="006B4072" w:rsidRDefault="008440D2" w:rsidP="008440D2">
      <w:pPr>
        <w:pStyle w:val="Heading1"/>
        <w:rPr>
          <w:i/>
          <w:iCs/>
          <w:lang w:val="sr-Latn-RS"/>
        </w:rPr>
      </w:pPr>
      <w:bookmarkStart w:id="2" w:name="_Toc39186733"/>
      <w:r>
        <w:rPr>
          <w:lang w:val="sr-Cyrl-RS"/>
        </w:rPr>
        <w:lastRenderedPageBreak/>
        <w:t xml:space="preserve">3 Платформа за детекцију људског лика </w:t>
      </w:r>
      <w:r w:rsidR="00874395">
        <w:rPr>
          <w:lang w:val="sr-Cyrl-RS"/>
        </w:rPr>
        <w:t>–</w:t>
      </w:r>
      <w:r>
        <w:rPr>
          <w:lang w:val="sr-Cyrl-RS"/>
        </w:rPr>
        <w:t xml:space="preserve"> </w:t>
      </w:r>
      <w:r>
        <w:rPr>
          <w:i/>
          <w:iCs/>
          <w:lang w:val="sr-Latn-RS"/>
        </w:rPr>
        <w:t>OpenCV</w:t>
      </w:r>
      <w:bookmarkEnd w:id="2"/>
    </w:p>
    <w:p w14:paraId="4BC591CD" w14:textId="3FA25E57" w:rsidR="00874395" w:rsidRDefault="00874395" w:rsidP="003B5A16">
      <w:pPr>
        <w:pStyle w:val="NoSpacing"/>
        <w:rPr>
          <w:lang w:val="sr-Latn-RS"/>
        </w:rPr>
      </w:pPr>
    </w:p>
    <w:p w14:paraId="530A0A0B" w14:textId="741496D6" w:rsidR="00874395" w:rsidRDefault="00031570" w:rsidP="00031570">
      <w:pPr>
        <w:ind w:firstLine="720"/>
        <w:rPr>
          <w:lang w:val="sr-Latn-RS"/>
        </w:rPr>
      </w:pPr>
      <w:r w:rsidRPr="00031570">
        <w:rPr>
          <w:i/>
          <w:iCs/>
          <w:lang w:val="sr-Latn-RS"/>
        </w:rPr>
        <w:t>OpenCV</w:t>
      </w:r>
      <w:r w:rsidRPr="00031570">
        <w:rPr>
          <w:lang w:val="sr-Latn-RS"/>
        </w:rPr>
        <w:t xml:space="preserve"> представља колекцију библиотека писаних у </w:t>
      </w:r>
      <w:r w:rsidRPr="00031570">
        <w:rPr>
          <w:i/>
          <w:iCs/>
          <w:lang w:val="sr-Latn-RS"/>
        </w:rPr>
        <w:t>C/C++,</w:t>
      </w:r>
      <w:r w:rsidRPr="00031570">
        <w:rPr>
          <w:lang w:val="sr-Latn-RS"/>
        </w:rPr>
        <w:t xml:space="preserve"> </w:t>
      </w:r>
      <w:r w:rsidRPr="00031570">
        <w:rPr>
          <w:i/>
          <w:iCs/>
          <w:lang w:val="sr-Latn-RS"/>
        </w:rPr>
        <w:t>Python</w:t>
      </w:r>
      <w:r w:rsidRPr="00031570">
        <w:rPr>
          <w:lang w:val="sr-Latn-RS"/>
        </w:rPr>
        <w:t xml:space="preserve"> и </w:t>
      </w:r>
      <w:r w:rsidRPr="00031570">
        <w:rPr>
          <w:i/>
          <w:iCs/>
          <w:lang w:val="sr-Latn-RS"/>
        </w:rPr>
        <w:t>Java</w:t>
      </w:r>
      <w:r w:rsidRPr="00031570">
        <w:rPr>
          <w:lang w:val="sr-Latn-RS"/>
        </w:rPr>
        <w:t xml:space="preserve"> програмском језику које се првенствено користе за компјутерску визију у реалном времену. Првобитно ју је развила компанија </w:t>
      </w:r>
      <w:r w:rsidRPr="00031570">
        <w:rPr>
          <w:i/>
          <w:iCs/>
          <w:lang w:val="sr-Latn-RS"/>
        </w:rPr>
        <w:t>Intel</w:t>
      </w:r>
      <w:r w:rsidRPr="00031570">
        <w:rPr>
          <w:lang w:val="sr-Latn-RS"/>
        </w:rPr>
        <w:t xml:space="preserve">, а данас је доступна као софтвер отвореног кода. Неке од примена ових библиотека укључују: сегментацију, праћење покрета, препознавање лица, препознавање гестова, померање камера унутар </w:t>
      </w:r>
      <w:r w:rsidRPr="00031570">
        <w:rPr>
          <w:i/>
          <w:iCs/>
          <w:lang w:val="sr-Latn-RS"/>
        </w:rPr>
        <w:t>3D</w:t>
      </w:r>
      <w:r w:rsidRPr="00031570">
        <w:rPr>
          <w:lang w:val="sr-Latn-RS"/>
        </w:rPr>
        <w:t xml:space="preserve"> простора (енг. </w:t>
      </w:r>
      <w:r w:rsidRPr="00031570">
        <w:rPr>
          <w:i/>
          <w:iCs/>
          <w:lang w:val="sr-Latn-RS"/>
        </w:rPr>
        <w:t>Egomotion</w:t>
      </w:r>
      <w:r w:rsidRPr="00031570">
        <w:rPr>
          <w:lang w:val="sr-Latn-RS"/>
        </w:rPr>
        <w:t>), али и препознавање објеката помоћу тренираних неуронских мрежа.</w:t>
      </w:r>
    </w:p>
    <w:p w14:paraId="54EB8D9F" w14:textId="6BA4EC98" w:rsidR="00AA620F" w:rsidRDefault="00AA620F" w:rsidP="00031570">
      <w:pPr>
        <w:ind w:firstLine="720"/>
        <w:rPr>
          <w:lang w:val="sr-Latn-RS"/>
        </w:rPr>
      </w:pPr>
    </w:p>
    <w:p w14:paraId="0EC23A16" w14:textId="77777777" w:rsidR="00AA620F" w:rsidRDefault="00AA620F" w:rsidP="00AA620F">
      <w:pPr>
        <w:keepNext/>
        <w:jc w:val="center"/>
      </w:pPr>
      <w:r>
        <w:rPr>
          <w:noProof/>
        </w:rPr>
        <w:drawing>
          <wp:inline distT="0" distB="0" distL="0" distR="0" wp14:anchorId="155ADC93" wp14:editId="59CCA9B9">
            <wp:extent cx="4486939" cy="3298154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edestrian_detection_person_17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5775" cy="331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56946" w14:textId="503389FE" w:rsidR="00AA620F" w:rsidRDefault="00AA620F" w:rsidP="00AA620F">
      <w:pPr>
        <w:pStyle w:val="Caption"/>
        <w:jc w:val="center"/>
        <w:rPr>
          <w:sz w:val="24"/>
          <w:szCs w:val="24"/>
          <w:lang w:val="sr-Cyrl-RS"/>
        </w:rPr>
      </w:pPr>
      <w:r w:rsidRPr="000A4A48">
        <w:rPr>
          <w:sz w:val="24"/>
          <w:szCs w:val="24"/>
        </w:rPr>
        <w:t xml:space="preserve">Слика </w:t>
      </w:r>
      <w:r w:rsidRPr="000A4A48">
        <w:rPr>
          <w:sz w:val="24"/>
          <w:szCs w:val="24"/>
        </w:rPr>
        <w:fldChar w:fldCharType="begin"/>
      </w:r>
      <w:r w:rsidRPr="000A4A48">
        <w:rPr>
          <w:sz w:val="24"/>
          <w:szCs w:val="24"/>
        </w:rPr>
        <w:instrText xml:space="preserve"> SEQ Слика \* ARABIC </w:instrText>
      </w:r>
      <w:r w:rsidRPr="000A4A48">
        <w:rPr>
          <w:sz w:val="24"/>
          <w:szCs w:val="24"/>
        </w:rPr>
        <w:fldChar w:fldCharType="separate"/>
      </w:r>
      <w:r w:rsidR="00E522A8">
        <w:rPr>
          <w:noProof/>
          <w:sz w:val="24"/>
          <w:szCs w:val="24"/>
        </w:rPr>
        <w:t>2</w:t>
      </w:r>
      <w:r w:rsidRPr="000A4A48">
        <w:rPr>
          <w:sz w:val="24"/>
          <w:szCs w:val="24"/>
        </w:rPr>
        <w:fldChar w:fldCharType="end"/>
      </w:r>
      <w:r w:rsidR="00957E8D">
        <w:rPr>
          <w:sz w:val="24"/>
          <w:szCs w:val="24"/>
          <w:lang w:val="sr-Cyrl-RS"/>
        </w:rPr>
        <w:t xml:space="preserve">.  </w:t>
      </w:r>
      <w:r w:rsidR="000A4A48" w:rsidRPr="000A4A48">
        <w:rPr>
          <w:sz w:val="24"/>
          <w:szCs w:val="24"/>
          <w:lang w:val="sr-Cyrl-RS"/>
        </w:rPr>
        <w:t xml:space="preserve">Пример детекције објеката помоћу </w:t>
      </w:r>
      <w:r w:rsidR="000A4A48" w:rsidRPr="000A4A48">
        <w:rPr>
          <w:sz w:val="24"/>
          <w:szCs w:val="24"/>
          <w:lang w:val="sr-Latn-RS"/>
        </w:rPr>
        <w:t xml:space="preserve">OpenCV </w:t>
      </w:r>
      <w:r w:rsidR="000A4A48" w:rsidRPr="000A4A48">
        <w:rPr>
          <w:sz w:val="24"/>
          <w:szCs w:val="24"/>
          <w:lang w:val="sr-Cyrl-RS"/>
        </w:rPr>
        <w:t>платформе</w:t>
      </w:r>
    </w:p>
    <w:p w14:paraId="35AF714D" w14:textId="3294AA17" w:rsidR="00BE357F" w:rsidRDefault="00BE357F" w:rsidP="003A70A3">
      <w:pPr>
        <w:rPr>
          <w:lang w:val="sr-Cyrl-RS"/>
        </w:rPr>
      </w:pPr>
      <w:r>
        <w:rPr>
          <w:lang w:val="sr-Cyrl-RS"/>
        </w:rPr>
        <w:tab/>
        <w:t xml:space="preserve">У оквиру овог пројекта </w:t>
      </w:r>
      <w:r>
        <w:rPr>
          <w:i/>
          <w:iCs/>
          <w:lang w:val="sr-Latn-RS"/>
        </w:rPr>
        <w:t xml:space="preserve">OpenCV </w:t>
      </w:r>
      <w:r>
        <w:rPr>
          <w:lang w:val="sr-Cyrl-RS"/>
        </w:rPr>
        <w:t xml:space="preserve">платформа задужена је поред детекције људског лика на текућем фрејму и за повезивање са драјвером </w:t>
      </w:r>
      <w:r>
        <w:rPr>
          <w:i/>
          <w:iCs/>
          <w:lang w:val="sr-Latn-RS"/>
        </w:rPr>
        <w:t xml:space="preserve">Web </w:t>
      </w:r>
      <w:r>
        <w:rPr>
          <w:lang w:val="sr-Cyrl-RS"/>
        </w:rPr>
        <w:t xml:space="preserve">камере, за прикупљање фрејмова и њихово паковање у бинарне матрице, управљање брзином преноса фрејмова у секунди (енг. </w:t>
      </w:r>
      <w:r>
        <w:rPr>
          <w:i/>
          <w:iCs/>
          <w:lang w:val="sr-Latn-RS"/>
        </w:rPr>
        <w:t xml:space="preserve">Frames per Second – </w:t>
      </w:r>
      <w:r w:rsidRPr="00BE357F">
        <w:rPr>
          <w:i/>
          <w:iCs/>
          <w:lang w:val="sr-Latn-RS"/>
        </w:rPr>
        <w:t>fps</w:t>
      </w:r>
      <w:r>
        <w:rPr>
          <w:lang w:val="sr-Latn-RS"/>
        </w:rPr>
        <w:t xml:space="preserve">), </w:t>
      </w:r>
      <w:r w:rsidRPr="00BE357F">
        <w:rPr>
          <w:lang w:val="sr-Cyrl-RS"/>
        </w:rPr>
        <w:t>као</w:t>
      </w:r>
      <w:r>
        <w:rPr>
          <w:lang w:val="sr-Cyrl-RS"/>
        </w:rPr>
        <w:t xml:space="preserve"> и за коначну визуализацију обрађеног фрејма.</w:t>
      </w:r>
    </w:p>
    <w:p w14:paraId="0C4E15C4" w14:textId="77777777" w:rsidR="00BE357F" w:rsidRDefault="00BE357F">
      <w:pPr>
        <w:spacing w:after="160" w:line="259" w:lineRule="auto"/>
        <w:jc w:val="left"/>
        <w:rPr>
          <w:lang w:val="sr-Cyrl-RS"/>
        </w:rPr>
      </w:pPr>
      <w:r>
        <w:rPr>
          <w:lang w:val="sr-Cyrl-RS"/>
        </w:rPr>
        <w:br w:type="page"/>
      </w:r>
    </w:p>
    <w:p w14:paraId="64693149" w14:textId="0FF708A2" w:rsidR="003A70A3" w:rsidRDefault="00BE357F" w:rsidP="00BE357F">
      <w:pPr>
        <w:pStyle w:val="Heading1"/>
        <w:rPr>
          <w:i/>
          <w:iCs/>
          <w:lang w:val="sr-Latn-RS"/>
        </w:rPr>
      </w:pPr>
      <w:bookmarkStart w:id="3" w:name="_Toc39186734"/>
      <w:r>
        <w:rPr>
          <w:lang w:val="sr-Latn-RS"/>
        </w:rPr>
        <w:lastRenderedPageBreak/>
        <w:t xml:space="preserve">4 </w:t>
      </w:r>
      <w:r>
        <w:rPr>
          <w:lang w:val="sr-Cyrl-RS"/>
        </w:rPr>
        <w:t xml:space="preserve">Платформа за рекогницију људи од интереса – </w:t>
      </w:r>
      <w:r>
        <w:rPr>
          <w:i/>
          <w:iCs/>
          <w:lang w:val="sr-Latn-RS"/>
        </w:rPr>
        <w:t>Tensorflow</w:t>
      </w:r>
      <w:bookmarkEnd w:id="3"/>
    </w:p>
    <w:p w14:paraId="2E5F2A63" w14:textId="1312EB06" w:rsidR="00BE357F" w:rsidRDefault="00BE357F" w:rsidP="00BE357F">
      <w:pPr>
        <w:rPr>
          <w:lang w:val="sr-Latn-RS"/>
        </w:rPr>
      </w:pPr>
    </w:p>
    <w:p w14:paraId="57CEF32F" w14:textId="0A3A27F6" w:rsidR="00BE357F" w:rsidRDefault="00287648" w:rsidP="00BE357F">
      <w:pPr>
        <w:rPr>
          <w:lang w:val="sr-Cyrl-RS"/>
        </w:rPr>
      </w:pPr>
      <w:r>
        <w:rPr>
          <w:lang w:val="sr-Latn-RS"/>
        </w:rPr>
        <w:tab/>
      </w:r>
      <w:r>
        <w:rPr>
          <w:i/>
          <w:iCs/>
          <w:lang w:val="sr-Latn-RS"/>
        </w:rPr>
        <w:t xml:space="preserve">Tensorflow </w:t>
      </w:r>
      <w:r>
        <w:rPr>
          <w:lang w:val="sr-Cyrl-RS"/>
        </w:rPr>
        <w:t xml:space="preserve">је библиотека отвореног кода </w:t>
      </w:r>
      <w:r w:rsidR="000A1977">
        <w:rPr>
          <w:lang w:val="sr-Cyrl-RS"/>
        </w:rPr>
        <w:t xml:space="preserve">отворена </w:t>
      </w:r>
      <w:r>
        <w:rPr>
          <w:lang w:val="sr-Cyrl-RS"/>
        </w:rPr>
        <w:t xml:space="preserve">за </w:t>
      </w:r>
      <w:r>
        <w:rPr>
          <w:i/>
          <w:iCs/>
          <w:lang w:val="sr-Latn-RS"/>
        </w:rPr>
        <w:t xml:space="preserve">Python </w:t>
      </w:r>
      <w:r>
        <w:rPr>
          <w:lang w:val="sr-Cyrl-RS"/>
        </w:rPr>
        <w:t xml:space="preserve">за нумеричка израчунавања која </w:t>
      </w:r>
      <w:r w:rsidR="000A1977">
        <w:rPr>
          <w:lang w:val="sr-Cyrl-RS"/>
        </w:rPr>
        <w:t>чини</w:t>
      </w:r>
      <w:r>
        <w:rPr>
          <w:lang w:val="sr-Cyrl-RS"/>
        </w:rPr>
        <w:t xml:space="preserve"> аутоматско уче</w:t>
      </w:r>
      <w:r w:rsidR="00624E7F">
        <w:rPr>
          <w:lang w:val="sr-Cyrl-RS"/>
        </w:rPr>
        <w:t>њ</w:t>
      </w:r>
      <w:r>
        <w:rPr>
          <w:lang w:val="sr-Cyrl-RS"/>
        </w:rPr>
        <w:t>е брж</w:t>
      </w:r>
      <w:r w:rsidR="000A1977">
        <w:rPr>
          <w:lang w:val="sr-Cyrl-RS"/>
        </w:rPr>
        <w:t>им</w:t>
      </w:r>
      <w:r>
        <w:rPr>
          <w:lang w:val="sr-Cyrl-RS"/>
        </w:rPr>
        <w:t xml:space="preserve"> и лакш</w:t>
      </w:r>
      <w:r w:rsidR="000A1977">
        <w:rPr>
          <w:lang w:val="sr-Cyrl-RS"/>
        </w:rPr>
        <w:t>им</w:t>
      </w:r>
      <w:r>
        <w:rPr>
          <w:lang w:val="sr-Cyrl-RS"/>
        </w:rPr>
        <w:t xml:space="preserve">. Машинско учење (енг. </w:t>
      </w:r>
      <w:r>
        <w:rPr>
          <w:i/>
          <w:iCs/>
          <w:lang w:val="sr-Latn-RS"/>
        </w:rPr>
        <w:t>Machine Learning</w:t>
      </w:r>
      <w:r>
        <w:rPr>
          <w:lang w:val="sr-Latn-RS"/>
        </w:rPr>
        <w:t xml:space="preserve">) </w:t>
      </w:r>
      <w:r>
        <w:rPr>
          <w:lang w:val="sr-Cyrl-RS"/>
        </w:rPr>
        <w:t xml:space="preserve">је сложена дисциплина. Међутим, примена модела </w:t>
      </w:r>
      <w:r w:rsidR="007B6583">
        <w:rPr>
          <w:lang w:val="sr-Cyrl-RS"/>
        </w:rPr>
        <w:t xml:space="preserve">машинског </w:t>
      </w:r>
      <w:r>
        <w:rPr>
          <w:lang w:val="sr-Cyrl-RS"/>
        </w:rPr>
        <w:t xml:space="preserve">учења је далеко </w:t>
      </w:r>
      <w:r w:rsidR="007B6583">
        <w:rPr>
          <w:lang w:val="sr-Cyrl-RS"/>
        </w:rPr>
        <w:t>лакша</w:t>
      </w:r>
      <w:r w:rsidR="000A1977">
        <w:rPr>
          <w:lang w:val="sr-Cyrl-RS"/>
        </w:rPr>
        <w:t xml:space="preserve"> и</w:t>
      </w:r>
      <w:r w:rsidR="007B6583">
        <w:rPr>
          <w:lang w:val="sr-Cyrl-RS"/>
        </w:rPr>
        <w:t xml:space="preserve"> мање</w:t>
      </w:r>
      <w:r w:rsidR="000A1977">
        <w:rPr>
          <w:lang w:val="sr-Cyrl-RS"/>
        </w:rPr>
        <w:t xml:space="preserve"> комплексна </w:t>
      </w:r>
      <w:r>
        <w:rPr>
          <w:lang w:val="sr-Cyrl-RS"/>
        </w:rPr>
        <w:t>него што је то била</w:t>
      </w:r>
      <w:r w:rsidR="000A1977">
        <w:rPr>
          <w:lang w:val="sr-Cyrl-RS"/>
        </w:rPr>
        <w:t xml:space="preserve"> </w:t>
      </w:r>
      <w:r>
        <w:rPr>
          <w:lang w:val="sr-Cyrl-RS"/>
        </w:rPr>
        <w:t xml:space="preserve">захваљујући оквирима за учење машина као што је </w:t>
      </w:r>
      <w:r>
        <w:rPr>
          <w:i/>
          <w:iCs/>
          <w:lang w:val="sr-Latn-RS"/>
        </w:rPr>
        <w:t>Google Tensorflow</w:t>
      </w:r>
      <w:r>
        <w:rPr>
          <w:i/>
          <w:iCs/>
          <w:lang w:val="sr-Cyrl-RS"/>
        </w:rPr>
        <w:t xml:space="preserve">. </w:t>
      </w:r>
      <w:r>
        <w:rPr>
          <w:lang w:val="sr-Cyrl-RS"/>
        </w:rPr>
        <w:t>О</w:t>
      </w:r>
      <w:r w:rsidR="00F50B92">
        <w:rPr>
          <w:lang w:val="sr-Cyrl-RS"/>
        </w:rPr>
        <w:t>во</w:t>
      </w:r>
      <w:r>
        <w:rPr>
          <w:lang w:val="sr-Cyrl-RS"/>
        </w:rPr>
        <w:t xml:space="preserve"> олакшава процес </w:t>
      </w:r>
      <w:r w:rsidR="007B6583">
        <w:rPr>
          <w:lang w:val="sr-Cyrl-RS"/>
        </w:rPr>
        <w:t xml:space="preserve">аквизиције </w:t>
      </w:r>
      <w:r>
        <w:rPr>
          <w:lang w:val="sr-Cyrl-RS"/>
        </w:rPr>
        <w:t xml:space="preserve">података, обучавања модела, предвиђања и унапређивања будућих резултата. </w:t>
      </w:r>
    </w:p>
    <w:p w14:paraId="7D0D29ED" w14:textId="7D0E6207" w:rsidR="00287648" w:rsidRDefault="00287648" w:rsidP="00BE357F">
      <w:pPr>
        <w:rPr>
          <w:lang w:val="sr-Cyrl-RS"/>
        </w:rPr>
      </w:pPr>
    </w:p>
    <w:p w14:paraId="2BD3AD57" w14:textId="741BB206" w:rsidR="00287648" w:rsidRDefault="00287648" w:rsidP="00BE357F">
      <w:r>
        <w:rPr>
          <w:lang w:val="sr-Cyrl-RS"/>
        </w:rPr>
        <w:tab/>
        <w:t>Креира</w:t>
      </w:r>
      <w:r w:rsidR="00F50B92">
        <w:rPr>
          <w:lang w:val="sr-Cyrl-RS"/>
        </w:rPr>
        <w:t>н</w:t>
      </w:r>
      <w:r>
        <w:rPr>
          <w:lang w:val="sr-Cyrl-RS"/>
        </w:rPr>
        <w:t xml:space="preserve"> је</w:t>
      </w:r>
      <w:r w:rsidR="00F50B92">
        <w:rPr>
          <w:lang w:val="sr-Cyrl-RS"/>
        </w:rPr>
        <w:t xml:space="preserve"> од стране</w:t>
      </w:r>
      <w:r>
        <w:rPr>
          <w:lang w:val="sr-Cyrl-RS"/>
        </w:rPr>
        <w:t xml:space="preserve"> </w:t>
      </w:r>
      <w:r>
        <w:rPr>
          <w:i/>
          <w:iCs/>
        </w:rPr>
        <w:t xml:space="preserve">Google Brain </w:t>
      </w:r>
      <w:r>
        <w:rPr>
          <w:lang w:val="sr-Cyrl-RS"/>
        </w:rPr>
        <w:t>тим</w:t>
      </w:r>
      <w:r w:rsidR="00F50B92">
        <w:rPr>
          <w:lang w:val="sr-Cyrl-RS"/>
        </w:rPr>
        <w:t>а</w:t>
      </w:r>
      <w:r>
        <w:rPr>
          <w:lang w:val="sr-Cyrl-RS"/>
        </w:rPr>
        <w:t xml:space="preserve">, представља библиотеку која повезује мноштво аутоматских и дубоких учења (енг. </w:t>
      </w:r>
      <w:r>
        <w:rPr>
          <w:i/>
          <w:iCs/>
          <w:lang w:val="sr-Latn-RS"/>
        </w:rPr>
        <w:t>Deep Learning</w:t>
      </w:r>
      <w:r>
        <w:rPr>
          <w:lang w:val="sr-Latn-RS"/>
        </w:rPr>
        <w:t>)</w:t>
      </w:r>
      <w:r w:rsidR="000A1977">
        <w:rPr>
          <w:lang w:val="sr-Cyrl-RS"/>
        </w:rPr>
        <w:t>, као</w:t>
      </w:r>
      <w:r>
        <w:rPr>
          <w:lang w:val="sr-Latn-RS"/>
        </w:rPr>
        <w:t xml:space="preserve"> </w:t>
      </w:r>
      <w:r>
        <w:rPr>
          <w:lang w:val="sr-Cyrl-RS"/>
        </w:rPr>
        <w:t>и алгоритама</w:t>
      </w:r>
      <w:r w:rsidR="000A1977">
        <w:rPr>
          <w:lang w:val="sr-Cyrl-RS"/>
        </w:rPr>
        <w:t>, те их ч</w:t>
      </w:r>
      <w:r w:rsidR="00F50B92">
        <w:rPr>
          <w:lang w:val="sr-Cyrl-RS"/>
        </w:rPr>
        <w:t xml:space="preserve">ини корисним путем заједничке сврхе. </w:t>
      </w:r>
      <w:r w:rsidR="00F50B92">
        <w:rPr>
          <w:lang w:val="sr-Latn-RS"/>
        </w:rPr>
        <w:t>K</w:t>
      </w:r>
      <w:r w:rsidR="00F50B92">
        <w:rPr>
          <w:lang w:val="sr-Cyrl-RS"/>
        </w:rPr>
        <w:t>ористи</w:t>
      </w:r>
      <w:r w:rsidR="00F50B92">
        <w:rPr>
          <w:lang w:val="sr-Latn-RS"/>
        </w:rPr>
        <w:t xml:space="preserve"> </w:t>
      </w:r>
      <w:r w:rsidR="00F50B92">
        <w:rPr>
          <w:lang w:val="sr-Cyrl-RS"/>
        </w:rPr>
        <w:t xml:space="preserve">се </w:t>
      </w:r>
      <w:r w:rsidR="00F50B92">
        <w:rPr>
          <w:i/>
          <w:iCs/>
          <w:lang w:val="sr-Latn-RS"/>
        </w:rPr>
        <w:t>Python</w:t>
      </w:r>
      <w:r w:rsidR="00F50B92">
        <w:rPr>
          <w:i/>
          <w:iCs/>
          <w:lang w:val="sr-Cyrl-RS"/>
        </w:rPr>
        <w:t xml:space="preserve"> </w:t>
      </w:r>
      <w:r w:rsidR="00F50B92">
        <w:rPr>
          <w:lang w:val="sr-Cyrl-RS"/>
        </w:rPr>
        <w:t xml:space="preserve">како би обезбедио погодан </w:t>
      </w:r>
      <w:r w:rsidR="00F50B92">
        <w:rPr>
          <w:i/>
          <w:iCs/>
          <w:lang w:val="sr-Latn-RS"/>
        </w:rPr>
        <w:t xml:space="preserve">front-end API </w:t>
      </w:r>
      <w:r w:rsidR="00F50B92">
        <w:rPr>
          <w:lang w:val="sr-Latn-RS"/>
        </w:rPr>
        <w:t>(</w:t>
      </w:r>
      <w:r w:rsidR="00F50B92">
        <w:rPr>
          <w:lang w:val="sr-Cyrl-RS"/>
        </w:rPr>
        <w:t xml:space="preserve">енг. </w:t>
      </w:r>
      <w:r w:rsidR="00F50B92">
        <w:rPr>
          <w:i/>
          <w:iCs/>
          <w:lang w:val="sr-Cyrl-RS"/>
        </w:rPr>
        <w:t>А</w:t>
      </w:r>
      <w:r w:rsidR="00F50B92">
        <w:rPr>
          <w:i/>
          <w:iCs/>
          <w:lang w:val="sr-Latn-RS"/>
        </w:rPr>
        <w:t xml:space="preserve">pplication Programming Interface </w:t>
      </w:r>
      <w:r w:rsidR="00F50B92">
        <w:rPr>
          <w:lang w:val="sr-Latn-RS"/>
        </w:rPr>
        <w:t xml:space="preserve">– </w:t>
      </w:r>
      <w:r w:rsidR="00F50B92">
        <w:rPr>
          <w:lang w:val="sr-Cyrl-RS"/>
        </w:rPr>
        <w:t xml:space="preserve">Апликативни програм за корисничку употребу) за изградњу апликација са оквиром, док изводи те апликације у </w:t>
      </w:r>
      <w:r w:rsidR="00F50B92">
        <w:rPr>
          <w:i/>
          <w:iCs/>
          <w:lang w:val="sr-Latn-RS"/>
        </w:rPr>
        <w:t>C++</w:t>
      </w:r>
      <w:r w:rsidR="007B6583">
        <w:rPr>
          <w:i/>
          <w:iCs/>
          <w:lang w:val="sr-Cyrl-RS"/>
        </w:rPr>
        <w:t xml:space="preserve"> </w:t>
      </w:r>
      <w:r w:rsidR="007B6583">
        <w:rPr>
          <w:lang w:val="sr-Cyrl-RS"/>
        </w:rPr>
        <w:t>са</w:t>
      </w:r>
      <w:r w:rsidR="00F50B92">
        <w:rPr>
          <w:lang w:val="sr-Latn-RS"/>
        </w:rPr>
        <w:t xml:space="preserve"> </w:t>
      </w:r>
      <w:r w:rsidR="00F50B92">
        <w:rPr>
          <w:lang w:val="sr-Cyrl-RS"/>
        </w:rPr>
        <w:t>високим перформансама.</w:t>
      </w:r>
    </w:p>
    <w:p w14:paraId="23819B21" w14:textId="3E291702" w:rsidR="00F50B92" w:rsidRDefault="00F50B92" w:rsidP="00BE357F"/>
    <w:p w14:paraId="212F7629" w14:textId="77777777" w:rsidR="00F50B92" w:rsidRDefault="00F50B92" w:rsidP="00F50B92">
      <w:pPr>
        <w:keepNext/>
        <w:jc w:val="center"/>
      </w:pPr>
      <w:r>
        <w:rPr>
          <w:noProof/>
        </w:rPr>
        <w:drawing>
          <wp:inline distT="0" distB="0" distL="0" distR="0" wp14:anchorId="59B9BC23" wp14:editId="4EFB0E88">
            <wp:extent cx="5943600" cy="19945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94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F61FB4" w14:textId="7B2C7957" w:rsidR="00996E4D" w:rsidRPr="002A5ED5" w:rsidRDefault="00F50B92" w:rsidP="002A5ED5">
      <w:pPr>
        <w:pStyle w:val="Caption"/>
        <w:jc w:val="center"/>
        <w:rPr>
          <w:sz w:val="24"/>
          <w:szCs w:val="24"/>
          <w:lang w:val="sr-Cyrl-RS"/>
        </w:rPr>
      </w:pPr>
      <w:r w:rsidRPr="00996E4D">
        <w:rPr>
          <w:sz w:val="24"/>
          <w:szCs w:val="24"/>
        </w:rPr>
        <w:t xml:space="preserve">Слика </w:t>
      </w:r>
      <w:r w:rsidRPr="00996E4D">
        <w:rPr>
          <w:sz w:val="24"/>
          <w:szCs w:val="24"/>
        </w:rPr>
        <w:fldChar w:fldCharType="begin"/>
      </w:r>
      <w:r w:rsidRPr="00996E4D">
        <w:rPr>
          <w:sz w:val="24"/>
          <w:szCs w:val="24"/>
        </w:rPr>
        <w:instrText xml:space="preserve"> SEQ Слика \* ARABIC </w:instrText>
      </w:r>
      <w:r w:rsidRPr="00996E4D">
        <w:rPr>
          <w:sz w:val="24"/>
          <w:szCs w:val="24"/>
        </w:rPr>
        <w:fldChar w:fldCharType="separate"/>
      </w:r>
      <w:r w:rsidR="00E522A8">
        <w:rPr>
          <w:noProof/>
          <w:sz w:val="24"/>
          <w:szCs w:val="24"/>
        </w:rPr>
        <w:t>3</w:t>
      </w:r>
      <w:r w:rsidRPr="00996E4D">
        <w:rPr>
          <w:sz w:val="24"/>
          <w:szCs w:val="24"/>
        </w:rPr>
        <w:fldChar w:fldCharType="end"/>
      </w:r>
      <w:r w:rsidRPr="00996E4D">
        <w:rPr>
          <w:sz w:val="24"/>
          <w:szCs w:val="24"/>
          <w:lang w:val="sr-Cyrl-RS"/>
        </w:rPr>
        <w:t>.  Лого</w:t>
      </w:r>
      <w:r w:rsidRPr="00996E4D">
        <w:rPr>
          <w:sz w:val="24"/>
          <w:szCs w:val="24"/>
          <w:lang w:val="sr-Latn-RS"/>
        </w:rPr>
        <w:t xml:space="preserve"> Tensorflow</w:t>
      </w:r>
      <w:r w:rsidRPr="00996E4D">
        <w:rPr>
          <w:sz w:val="24"/>
          <w:szCs w:val="24"/>
          <w:lang w:val="sr-Cyrl-RS"/>
        </w:rPr>
        <w:t xml:space="preserve"> платформе </w:t>
      </w:r>
    </w:p>
    <w:p w14:paraId="70C39BC7" w14:textId="0B02EA87" w:rsidR="00DA3FB5" w:rsidRDefault="00996E4D" w:rsidP="00996E4D">
      <w:pPr>
        <w:rPr>
          <w:lang w:val="sr-Cyrl-RS"/>
        </w:rPr>
      </w:pPr>
      <w:r>
        <w:rPr>
          <w:lang w:val="sr-Cyrl-RS"/>
        </w:rPr>
        <w:tab/>
        <w:t xml:space="preserve">У овом пројекту </w:t>
      </w:r>
      <w:r>
        <w:rPr>
          <w:i/>
          <w:iCs/>
          <w:lang w:val="sr-Latn-RS"/>
        </w:rPr>
        <w:t>Tensorflow</w:t>
      </w:r>
      <w:r>
        <w:rPr>
          <w:i/>
          <w:iCs/>
          <w:lang w:val="sr-Cyrl-RS"/>
        </w:rPr>
        <w:t xml:space="preserve"> </w:t>
      </w:r>
      <w:r>
        <w:rPr>
          <w:lang w:val="sr-Cyrl-RS"/>
        </w:rPr>
        <w:t>је коришћен за тренирање неуронске мреже, као и за њену примену у оквиру апликације</w:t>
      </w:r>
      <w:r w:rsidR="005A6A27">
        <w:rPr>
          <w:lang w:val="sr-Cyrl-RS"/>
        </w:rPr>
        <w:t xml:space="preserve"> – препознавање лица из базе података тренираног модела на текућем фрејму</w:t>
      </w:r>
      <w:r>
        <w:rPr>
          <w:lang w:val="sr-Cyrl-RS"/>
        </w:rPr>
        <w:t>.</w:t>
      </w:r>
    </w:p>
    <w:p w14:paraId="09EC01D5" w14:textId="77777777" w:rsidR="00DA3FB5" w:rsidRDefault="00DA3FB5">
      <w:pPr>
        <w:spacing w:after="160" w:line="259" w:lineRule="auto"/>
        <w:jc w:val="left"/>
        <w:rPr>
          <w:lang w:val="sr-Cyrl-RS"/>
        </w:rPr>
      </w:pPr>
      <w:r>
        <w:rPr>
          <w:lang w:val="sr-Cyrl-RS"/>
        </w:rPr>
        <w:br w:type="page"/>
      </w:r>
    </w:p>
    <w:p w14:paraId="4504C6D0" w14:textId="77777777" w:rsidR="00E651C5" w:rsidRDefault="00E651C5" w:rsidP="00E651C5">
      <w:pPr>
        <w:pStyle w:val="Heading1"/>
        <w:rPr>
          <w:lang w:val="sr-Cyrl-RS"/>
        </w:rPr>
      </w:pPr>
      <w:bookmarkStart w:id="4" w:name="_Toc39186735"/>
      <w:r>
        <w:rPr>
          <w:lang w:val="sr-Cyrl-RS"/>
        </w:rPr>
        <w:lastRenderedPageBreak/>
        <w:t>5 Комуникација између уређаја</w:t>
      </w:r>
      <w:bookmarkEnd w:id="4"/>
    </w:p>
    <w:p w14:paraId="56400928" w14:textId="77777777" w:rsidR="00E651C5" w:rsidRDefault="00E651C5" w:rsidP="00E651C5"/>
    <w:p w14:paraId="2D6807E0" w14:textId="48A7B86C" w:rsidR="00996E4D" w:rsidRDefault="00E651C5" w:rsidP="00E651C5">
      <w:pPr>
        <w:rPr>
          <w:lang w:val="sr-Cyrl-RS"/>
        </w:rPr>
      </w:pPr>
      <w:r>
        <w:tab/>
      </w:r>
      <w:r>
        <w:rPr>
          <w:lang w:val="sr-Cyrl-RS"/>
        </w:rPr>
        <w:t>Као што је већ елаборирано у склопу овог пројекта</w:t>
      </w:r>
      <w:r w:rsidR="007B6583">
        <w:rPr>
          <w:lang w:val="sr-Cyrl-RS"/>
        </w:rPr>
        <w:t>,</w:t>
      </w:r>
      <w:r>
        <w:rPr>
          <w:lang w:val="sr-Cyrl-RS"/>
        </w:rPr>
        <w:t xml:space="preserve"> две засебне хардверске целине чине рачунар са једне и </w:t>
      </w:r>
      <w:r>
        <w:rPr>
          <w:i/>
          <w:iCs/>
          <w:lang w:val="sr-Latn-RS"/>
        </w:rPr>
        <w:t xml:space="preserve">RaspberryPi </w:t>
      </w:r>
      <w:r>
        <w:rPr>
          <w:lang w:val="sr-Cyrl-RS"/>
        </w:rPr>
        <w:t xml:space="preserve">са друге стране. На рачунару је коришћена </w:t>
      </w:r>
      <w:r>
        <w:rPr>
          <w:i/>
          <w:iCs/>
          <w:lang w:val="sr-Latn-RS"/>
        </w:rPr>
        <w:t xml:space="preserve">Web </w:t>
      </w:r>
      <w:r>
        <w:rPr>
          <w:lang w:val="sr-Cyrl-RS"/>
        </w:rPr>
        <w:t xml:space="preserve">камера, </w:t>
      </w:r>
      <w:r>
        <w:t xml:space="preserve"> </w:t>
      </w:r>
      <w:r>
        <w:rPr>
          <w:lang w:val="sr-Cyrl-RS"/>
        </w:rPr>
        <w:t xml:space="preserve">а оквиру </w:t>
      </w:r>
      <w:r>
        <w:rPr>
          <w:i/>
          <w:iCs/>
          <w:lang w:val="sr-Latn-RS"/>
        </w:rPr>
        <w:t>RaspberryPi</w:t>
      </w:r>
      <w:r w:rsidRPr="00E651C5">
        <w:rPr>
          <w:lang w:val="sr-Cyrl-RS"/>
        </w:rPr>
        <w:t>-а</w:t>
      </w:r>
      <w:r>
        <w:rPr>
          <w:lang w:val="sr-Cyrl-RS"/>
        </w:rPr>
        <w:t xml:space="preserve"> је коришћен сензор </w:t>
      </w:r>
      <w:r>
        <w:rPr>
          <w:i/>
          <w:iCs/>
        </w:rPr>
        <w:t>MQ-2</w:t>
      </w:r>
      <w:r>
        <w:rPr>
          <w:lang w:val="sr-Cyrl-RS"/>
        </w:rPr>
        <w:t>, који детектује прису</w:t>
      </w:r>
      <w:r w:rsidR="007B6583">
        <w:rPr>
          <w:lang w:val="sr-Cyrl-RS"/>
        </w:rPr>
        <w:t>с</w:t>
      </w:r>
      <w:r>
        <w:rPr>
          <w:lang w:val="sr-Cyrl-RS"/>
        </w:rPr>
        <w:t>тво алкохола. Да би се искористила оба сензора неопходно је обезбедити покретање апликације у оквиру обе машине. Рачунарска апликација треб</w:t>
      </w:r>
      <w:r w:rsidR="00D10519">
        <w:rPr>
          <w:lang w:val="sr-Cyrl-RS"/>
        </w:rPr>
        <w:t xml:space="preserve">ује </w:t>
      </w:r>
      <w:r w:rsidR="00FB18C1">
        <w:rPr>
          <w:lang w:val="sr-Cyrl-RS"/>
        </w:rPr>
        <w:t xml:space="preserve">податке са сензора, што значи да у овом случају рачунар игра улогу клијента, а </w:t>
      </w:r>
      <w:r w:rsidR="007B6583">
        <w:rPr>
          <w:i/>
          <w:iCs/>
          <w:lang w:val="sr-Latn-RS"/>
        </w:rPr>
        <w:t>RaspberryPi</w:t>
      </w:r>
      <w:r w:rsidR="007B6583" w:rsidDel="007B6583">
        <w:rPr>
          <w:i/>
          <w:iCs/>
          <w:lang w:val="sr-Latn-RS"/>
        </w:rPr>
        <w:t xml:space="preserve"> </w:t>
      </w:r>
      <w:r w:rsidR="00FB18C1">
        <w:rPr>
          <w:i/>
          <w:iCs/>
          <w:lang w:val="sr-Latn-RS"/>
        </w:rPr>
        <w:t xml:space="preserve"> </w:t>
      </w:r>
      <w:r w:rsidR="00FB18C1">
        <w:rPr>
          <w:lang w:val="sr-Cyrl-RS"/>
        </w:rPr>
        <w:t xml:space="preserve">игра улогу сервера. </w:t>
      </w:r>
    </w:p>
    <w:p w14:paraId="156E4DAB" w14:textId="43A6646D" w:rsidR="00FB18C1" w:rsidRDefault="00FB18C1" w:rsidP="00E651C5">
      <w:pPr>
        <w:rPr>
          <w:lang w:val="sr-Cyrl-RS"/>
        </w:rPr>
      </w:pPr>
    </w:p>
    <w:p w14:paraId="321491C4" w14:textId="655AF17B" w:rsidR="00B57444" w:rsidRDefault="00FB18C1" w:rsidP="00E23205">
      <w:pPr>
        <w:ind w:firstLine="720"/>
        <w:rPr>
          <w:lang w:val="sr-Cyrl-RS"/>
        </w:rPr>
      </w:pPr>
      <w:r>
        <w:rPr>
          <w:lang w:val="sr-Cyrl-RS"/>
        </w:rPr>
        <w:t xml:space="preserve">Комуникација између ова два уређаја базирана је на повезивању преко </w:t>
      </w:r>
      <w:r>
        <w:rPr>
          <w:i/>
          <w:iCs/>
          <w:lang w:val="sr-Latn-RS"/>
        </w:rPr>
        <w:t xml:space="preserve">LAN </w:t>
      </w:r>
      <w:r>
        <w:rPr>
          <w:lang w:val="sr-Cyrl-RS"/>
        </w:rPr>
        <w:t xml:space="preserve">конекције, односно оба уређаја морају бити повезана на исту мрежу, те се распознају помоћу додељених </w:t>
      </w:r>
      <w:r>
        <w:rPr>
          <w:i/>
          <w:iCs/>
          <w:lang w:val="sr-Latn-RS"/>
        </w:rPr>
        <w:t>IP</w:t>
      </w:r>
      <w:r>
        <w:rPr>
          <w:i/>
          <w:iCs/>
          <w:lang w:val="sr-Cyrl-RS"/>
        </w:rPr>
        <w:t xml:space="preserve"> </w:t>
      </w:r>
      <w:r>
        <w:rPr>
          <w:lang w:val="sr-Cyrl-RS"/>
        </w:rPr>
        <w:t xml:space="preserve">(енг. </w:t>
      </w:r>
      <w:r>
        <w:rPr>
          <w:i/>
          <w:iCs/>
        </w:rPr>
        <w:t>Internet Protocol</w:t>
      </w:r>
      <w:r>
        <w:t>)</w:t>
      </w:r>
      <w:r>
        <w:rPr>
          <w:i/>
          <w:iCs/>
          <w:lang w:val="sr-Latn-RS"/>
        </w:rPr>
        <w:t xml:space="preserve"> </w:t>
      </w:r>
      <w:r>
        <w:rPr>
          <w:lang w:val="sr-Cyrl-RS"/>
        </w:rPr>
        <w:t>адреса</w:t>
      </w:r>
      <w:r>
        <w:t xml:space="preserve">. </w:t>
      </w:r>
      <w:r>
        <w:rPr>
          <w:lang w:val="sr-Cyrl-RS"/>
        </w:rPr>
        <w:t>Клијентска апликација се покреће тек након успешног покретања серверске апликације, јер у оквиру њене ин</w:t>
      </w:r>
      <w:r w:rsidR="00645A34">
        <w:rPr>
          <w:lang w:val="sr-Cyrl-RS"/>
        </w:rPr>
        <w:t>и</w:t>
      </w:r>
      <w:r>
        <w:rPr>
          <w:lang w:val="sr-Cyrl-RS"/>
        </w:rPr>
        <w:t>цијализације потпада и конекција са сервером. У моменту када клијент (рачунар) жели да покупи податке са сервера (</w:t>
      </w:r>
      <w:r w:rsidR="000A1977">
        <w:rPr>
          <w:lang w:val="sr-Cyrl-RS"/>
        </w:rPr>
        <w:t xml:space="preserve">податке </w:t>
      </w:r>
      <w:r w:rsidR="00645A34">
        <w:rPr>
          <w:lang w:val="sr-Cyrl-RS"/>
        </w:rPr>
        <w:t xml:space="preserve">са </w:t>
      </w:r>
      <w:r>
        <w:rPr>
          <w:i/>
          <w:iCs/>
        </w:rPr>
        <w:t>MQ-2</w:t>
      </w:r>
      <w:r>
        <w:rPr>
          <w:i/>
          <w:iCs/>
          <w:lang w:val="sr-Cyrl-RS"/>
        </w:rPr>
        <w:t xml:space="preserve"> </w:t>
      </w:r>
      <w:r>
        <w:rPr>
          <w:lang w:val="sr-Cyrl-RS"/>
        </w:rPr>
        <w:t>сензора)</w:t>
      </w:r>
      <w:r w:rsidR="00645A34">
        <w:rPr>
          <w:lang w:val="sr-Cyrl-RS"/>
        </w:rPr>
        <w:t>,</w:t>
      </w:r>
      <w:r>
        <w:rPr>
          <w:lang w:val="sr-Cyrl-RS"/>
        </w:rPr>
        <w:t xml:space="preserve"> он заправо шаље податак у виду једног бајта и то </w:t>
      </w:r>
      <w:r>
        <w:rPr>
          <w:i/>
          <w:iCs/>
          <w:lang w:val="sr-Latn-RS"/>
        </w:rPr>
        <w:t xml:space="preserve">ASCII </w:t>
      </w:r>
      <w:r>
        <w:rPr>
          <w:lang w:val="sr-Latn-RS"/>
        </w:rPr>
        <w:t>(</w:t>
      </w:r>
      <w:r>
        <w:rPr>
          <w:lang w:val="sr-Cyrl-RS"/>
        </w:rPr>
        <w:t xml:space="preserve">енг. </w:t>
      </w:r>
      <w:r w:rsidRPr="00FB18C1">
        <w:rPr>
          <w:i/>
          <w:iCs/>
          <w:lang w:val="sr-Latn-RS"/>
        </w:rPr>
        <w:t>American Standard</w:t>
      </w:r>
      <w:r w:rsidR="00F62511">
        <w:rPr>
          <w:i/>
          <w:iCs/>
          <w:lang w:val="sr-Cyrl-RS"/>
        </w:rPr>
        <w:t xml:space="preserve"> </w:t>
      </w:r>
      <w:r w:rsidRPr="00FB18C1">
        <w:rPr>
          <w:i/>
          <w:iCs/>
          <w:lang w:val="sr-Latn-RS"/>
        </w:rPr>
        <w:t>Code for Information Interchange</w:t>
      </w:r>
      <w:r>
        <w:rPr>
          <w:lang w:val="sr-Latn-RS"/>
        </w:rPr>
        <w:t xml:space="preserve">) </w:t>
      </w:r>
      <w:r>
        <w:rPr>
          <w:lang w:val="sr-Cyrl-RS"/>
        </w:rPr>
        <w:t>нуле, а заузврат дигитални излаз сензора му враћа да ли је детектовано присуство алкохола ('1') или није ('0').</w:t>
      </w:r>
    </w:p>
    <w:p w14:paraId="6DC628E6" w14:textId="77777777" w:rsidR="00B57444" w:rsidRDefault="00B57444" w:rsidP="00B57444">
      <w:pPr>
        <w:jc w:val="center"/>
        <w:rPr>
          <w:lang w:val="sr-Cyrl-RS"/>
        </w:rPr>
      </w:pPr>
    </w:p>
    <w:p w14:paraId="72A67886" w14:textId="789A0274" w:rsidR="00B57444" w:rsidRDefault="00FC64A9" w:rsidP="00B57444">
      <w:pPr>
        <w:keepNext/>
        <w:jc w:val="center"/>
      </w:pPr>
      <w:r>
        <w:rPr>
          <w:noProof/>
        </w:rPr>
        <w:drawing>
          <wp:inline distT="0" distB="0" distL="0" distR="0" wp14:anchorId="475D1167" wp14:editId="074D7427">
            <wp:extent cx="2620107" cy="2294734"/>
            <wp:effectExtent l="0" t="0" r="889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55191" cy="2325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F880E" w14:textId="76E3478C" w:rsidR="0084485D" w:rsidRPr="00B57444" w:rsidRDefault="00B57444" w:rsidP="00B57444">
      <w:pPr>
        <w:pStyle w:val="Caption"/>
        <w:jc w:val="center"/>
        <w:rPr>
          <w:sz w:val="24"/>
          <w:szCs w:val="24"/>
          <w:lang w:val="sr-Latn-RS"/>
        </w:rPr>
      </w:pPr>
      <w:r w:rsidRPr="00B57444">
        <w:rPr>
          <w:sz w:val="24"/>
          <w:szCs w:val="24"/>
        </w:rPr>
        <w:t xml:space="preserve">Слика </w:t>
      </w:r>
      <w:r w:rsidRPr="00B57444">
        <w:rPr>
          <w:sz w:val="24"/>
          <w:szCs w:val="24"/>
        </w:rPr>
        <w:fldChar w:fldCharType="begin"/>
      </w:r>
      <w:r w:rsidRPr="00B57444">
        <w:rPr>
          <w:sz w:val="24"/>
          <w:szCs w:val="24"/>
        </w:rPr>
        <w:instrText xml:space="preserve"> SEQ Слика \* ARABIC </w:instrText>
      </w:r>
      <w:r w:rsidRPr="00B57444">
        <w:rPr>
          <w:sz w:val="24"/>
          <w:szCs w:val="24"/>
        </w:rPr>
        <w:fldChar w:fldCharType="separate"/>
      </w:r>
      <w:r w:rsidR="00E522A8">
        <w:rPr>
          <w:noProof/>
          <w:sz w:val="24"/>
          <w:szCs w:val="24"/>
        </w:rPr>
        <w:t>4</w:t>
      </w:r>
      <w:r w:rsidRPr="00B57444">
        <w:rPr>
          <w:sz w:val="24"/>
          <w:szCs w:val="24"/>
        </w:rPr>
        <w:fldChar w:fldCharType="end"/>
      </w:r>
      <w:r w:rsidRPr="00B57444">
        <w:rPr>
          <w:sz w:val="24"/>
          <w:szCs w:val="24"/>
        </w:rPr>
        <w:t xml:space="preserve">. </w:t>
      </w:r>
      <w:r w:rsidRPr="00B57444">
        <w:rPr>
          <w:sz w:val="24"/>
          <w:szCs w:val="24"/>
          <w:lang w:val="sr-Cyrl-RS"/>
        </w:rPr>
        <w:t>Принцип функционисања приватне мреже</w:t>
      </w:r>
    </w:p>
    <w:p w14:paraId="20AF446B" w14:textId="7C7DDE54" w:rsidR="00F62511" w:rsidRPr="00B57444" w:rsidRDefault="0084485D" w:rsidP="00B57444">
      <w:pPr>
        <w:pStyle w:val="Heading1"/>
      </w:pPr>
      <w:r>
        <w:rPr>
          <w:lang w:val="sr-Latn-RS"/>
        </w:rPr>
        <w:br w:type="page"/>
      </w:r>
      <w:bookmarkStart w:id="5" w:name="_Toc39186736"/>
      <w:r w:rsidRPr="00B57444">
        <w:lastRenderedPageBreak/>
        <w:t>6 Имплементација алгоритма за детекцију и препознавање</w:t>
      </w:r>
      <w:bookmarkEnd w:id="5"/>
    </w:p>
    <w:p w14:paraId="03C73F7F" w14:textId="0DDB8BBC" w:rsidR="0084485D" w:rsidRDefault="0084485D" w:rsidP="0084485D">
      <w:pPr>
        <w:rPr>
          <w:lang w:val="sr-Cyrl-RS"/>
        </w:rPr>
      </w:pPr>
    </w:p>
    <w:p w14:paraId="3A8C5F4C" w14:textId="7FFCB3C1" w:rsidR="0084485D" w:rsidRDefault="0084485D" w:rsidP="0084485D">
      <w:pPr>
        <w:rPr>
          <w:lang w:val="sr-Cyrl-RS"/>
        </w:rPr>
      </w:pPr>
      <w:r>
        <w:rPr>
          <w:lang w:val="sr-Cyrl-RS"/>
        </w:rPr>
        <w:tab/>
        <w:t>У склопу овог задатка било је потребно урадити детекцију човековог лика, а након тога препознавање лица од интереса (админа) уз помоћ истрениране неуронске мреже.</w:t>
      </w:r>
    </w:p>
    <w:p w14:paraId="1C88E1A3" w14:textId="4A44DAB1" w:rsidR="0084485D" w:rsidRDefault="0084485D" w:rsidP="0084485D">
      <w:pPr>
        <w:rPr>
          <w:lang w:val="sr-Cyrl-RS"/>
        </w:rPr>
      </w:pPr>
    </w:p>
    <w:p w14:paraId="4E86A625" w14:textId="08BF56B5" w:rsidR="0084485D" w:rsidRDefault="0084485D" w:rsidP="0084485D">
      <w:pPr>
        <w:rPr>
          <w:lang w:val="sr-Cyrl-RS"/>
        </w:rPr>
      </w:pPr>
      <w:r>
        <w:rPr>
          <w:lang w:val="sr-Cyrl-RS"/>
        </w:rPr>
        <w:tab/>
        <w:t xml:space="preserve">Први део задатка рађен је уз помоћ </w:t>
      </w:r>
      <w:r>
        <w:rPr>
          <w:i/>
          <w:iCs/>
          <w:lang w:val="sr-Latn-RS"/>
        </w:rPr>
        <w:t>OpenCV</w:t>
      </w:r>
      <w:r>
        <w:rPr>
          <w:lang w:val="sr-Latn-RS"/>
        </w:rPr>
        <w:t xml:space="preserve"> </w:t>
      </w:r>
      <w:r>
        <w:rPr>
          <w:lang w:val="sr-Cyrl-RS"/>
        </w:rPr>
        <w:t>платформе. Најпре</w:t>
      </w:r>
      <w:r w:rsidR="003D73F6">
        <w:rPr>
          <w:lang w:val="sr-Cyrl-RS"/>
        </w:rPr>
        <w:t xml:space="preserve"> је</w:t>
      </w:r>
      <w:r>
        <w:rPr>
          <w:lang w:val="sr-Cyrl-RS"/>
        </w:rPr>
        <w:t xml:space="preserve"> било неопходно преузети слику са </w:t>
      </w:r>
      <w:r>
        <w:rPr>
          <w:i/>
          <w:iCs/>
          <w:lang w:val="sr-Latn-RS"/>
        </w:rPr>
        <w:t xml:space="preserve">Web </w:t>
      </w:r>
      <w:r>
        <w:rPr>
          <w:lang w:val="sr-Cyrl-RS"/>
        </w:rPr>
        <w:t>камере, што</w:t>
      </w:r>
      <w:r w:rsidR="003D73F6">
        <w:rPr>
          <w:lang w:val="sr-Cyrl-RS"/>
        </w:rPr>
        <w:t xml:space="preserve"> </w:t>
      </w:r>
      <w:r>
        <w:rPr>
          <w:i/>
          <w:iCs/>
          <w:lang w:val="sr-Latn-RS"/>
        </w:rPr>
        <w:t>OpenCV</w:t>
      </w:r>
      <w:r>
        <w:rPr>
          <w:i/>
          <w:iCs/>
          <w:lang w:val="sr-Cyrl-RS"/>
        </w:rPr>
        <w:t xml:space="preserve"> </w:t>
      </w:r>
      <w:r w:rsidR="003D73F6">
        <w:rPr>
          <w:lang w:val="sr-Cyrl-RS"/>
        </w:rPr>
        <w:t xml:space="preserve">чини </w:t>
      </w:r>
      <w:r>
        <w:rPr>
          <w:lang w:val="sr-Cyrl-RS"/>
        </w:rPr>
        <w:t xml:space="preserve">уз помоћ класе </w:t>
      </w:r>
      <w:r w:rsidR="004326FE" w:rsidRPr="004326FE">
        <w:rPr>
          <w:i/>
          <w:iCs/>
          <w:lang w:val="sr-Latn-RS"/>
        </w:rPr>
        <w:t>cv2.</w:t>
      </w:r>
      <w:r>
        <w:rPr>
          <w:i/>
          <w:iCs/>
        </w:rPr>
        <w:t xml:space="preserve">VideoCapture </w:t>
      </w:r>
      <w:r>
        <w:rPr>
          <w:lang w:val="sr-Cyrl-RS"/>
        </w:rPr>
        <w:t>чијим инстанцирањем је као параметар могуће проследити путању видеа</w:t>
      </w:r>
      <w:r w:rsidR="00645A34">
        <w:rPr>
          <w:lang w:val="sr-Cyrl-RS"/>
        </w:rPr>
        <w:t>,</w:t>
      </w:r>
      <w:r>
        <w:rPr>
          <w:lang w:val="sr-Cyrl-RS"/>
        </w:rPr>
        <w:t xml:space="preserve"> или у овом случају </w:t>
      </w:r>
      <w:r w:rsidR="004326FE">
        <w:rPr>
          <w:lang w:val="sr-Cyrl-RS"/>
        </w:rPr>
        <w:t xml:space="preserve">број који представља редни број камере којима рачунар тренутно располаже, па је тако у ситуацији где су на рачунар повезане две камере приступање једној ће бити преко цифре 0, а другој преко 1. Даље, податке које ова инстанца преузима у реалном времену потребно је проследити бинарној матрици хексадецималних вредности за боје пиксела слике (фрејма) чији је репрезент у случају програмског језика </w:t>
      </w:r>
      <w:r w:rsidR="004326FE">
        <w:rPr>
          <w:i/>
          <w:iCs/>
          <w:lang w:val="sr-Latn-RS"/>
        </w:rPr>
        <w:t>Python</w:t>
      </w:r>
      <w:r w:rsidR="004326FE">
        <w:rPr>
          <w:i/>
          <w:iCs/>
          <w:lang w:val="sr-Cyrl-RS"/>
        </w:rPr>
        <w:t xml:space="preserve"> </w:t>
      </w:r>
      <w:r w:rsidR="004326FE">
        <w:rPr>
          <w:lang w:val="sr-Cyrl-RS"/>
        </w:rPr>
        <w:t xml:space="preserve">такође </w:t>
      </w:r>
      <w:r w:rsidR="004326FE">
        <w:rPr>
          <w:i/>
          <w:iCs/>
          <w:lang w:val="sr-Latn-RS"/>
        </w:rPr>
        <w:t>OpenCV</w:t>
      </w:r>
      <w:r w:rsidR="004326FE">
        <w:rPr>
          <w:i/>
          <w:iCs/>
          <w:lang w:val="sr-Cyrl-RS"/>
        </w:rPr>
        <w:t xml:space="preserve"> </w:t>
      </w:r>
      <w:r w:rsidR="004326FE">
        <w:rPr>
          <w:lang w:val="sr-Cyrl-RS"/>
        </w:rPr>
        <w:t xml:space="preserve">класа </w:t>
      </w:r>
      <w:r w:rsidR="004326FE">
        <w:rPr>
          <w:i/>
          <w:iCs/>
          <w:lang w:val="sr-Latn-RS"/>
        </w:rPr>
        <w:t>cv2.Mat</w:t>
      </w:r>
      <w:r w:rsidR="004326FE">
        <w:rPr>
          <w:lang w:val="sr-Latn-RS"/>
        </w:rPr>
        <w:t xml:space="preserve">. </w:t>
      </w:r>
      <w:r w:rsidR="004326FE">
        <w:rPr>
          <w:lang w:val="sr-Cyrl-RS"/>
        </w:rPr>
        <w:t>На такав начин текућим фрејмом се управља у виду локалне променљиве коју је после тога могуће проследити на даље процесуирање.</w:t>
      </w:r>
    </w:p>
    <w:p w14:paraId="6B25FC34" w14:textId="2B493A8C" w:rsidR="004326FE" w:rsidRDefault="004326FE" w:rsidP="0084485D">
      <w:pPr>
        <w:rPr>
          <w:lang w:val="sr-Cyrl-RS"/>
        </w:rPr>
      </w:pPr>
    </w:p>
    <w:p w14:paraId="3131D6F4" w14:textId="0F8CF206" w:rsidR="00813DF7" w:rsidRDefault="004326FE" w:rsidP="0084485D">
      <w:pPr>
        <w:rPr>
          <w:lang w:val="sr-Cyrl-RS"/>
        </w:rPr>
      </w:pPr>
      <w:r>
        <w:rPr>
          <w:lang w:val="sr-Cyrl-RS"/>
        </w:rPr>
        <w:tab/>
        <w:t xml:space="preserve">Процесуирање у оквиру </w:t>
      </w:r>
      <w:r>
        <w:rPr>
          <w:i/>
          <w:iCs/>
          <w:lang w:val="sr-Latn-RS"/>
        </w:rPr>
        <w:t>OpenCV</w:t>
      </w:r>
      <w:r>
        <w:rPr>
          <w:i/>
          <w:iCs/>
          <w:lang w:val="sr-Cyrl-RS"/>
        </w:rPr>
        <w:t xml:space="preserve"> </w:t>
      </w:r>
      <w:r>
        <w:rPr>
          <w:lang w:val="sr-Cyrl-RS"/>
        </w:rPr>
        <w:t xml:space="preserve">платформе заправо представља детекцију уз помоћ већ постојећег </w:t>
      </w:r>
      <w:r>
        <w:rPr>
          <w:i/>
          <w:iCs/>
          <w:lang w:val="sr-Latn-RS"/>
        </w:rPr>
        <w:t>OpenCV</w:t>
      </w:r>
      <w:r>
        <w:rPr>
          <w:i/>
          <w:iCs/>
          <w:lang w:val="sr-Cyrl-RS"/>
        </w:rPr>
        <w:t xml:space="preserve"> </w:t>
      </w:r>
      <w:r>
        <w:rPr>
          <w:lang w:val="sr-Cyrl-RS"/>
        </w:rPr>
        <w:t>стандардног класификатора за детекцију људског лица. Овај класификатор функционише по принципу да сваки објекат на слици који има контуре и обрисе човека</w:t>
      </w:r>
      <w:r w:rsidR="00813DF7">
        <w:rPr>
          <w:lang w:val="sr-Cyrl-RS"/>
        </w:rPr>
        <w:t xml:space="preserve"> – два ока</w:t>
      </w:r>
      <w:r w:rsidR="00944427">
        <w:rPr>
          <w:lang w:val="sr-Cyrl-RS"/>
        </w:rPr>
        <w:t xml:space="preserve"> и </w:t>
      </w:r>
      <w:r w:rsidR="00813DF7">
        <w:rPr>
          <w:lang w:val="sr-Cyrl-RS"/>
        </w:rPr>
        <w:t>нос</w:t>
      </w:r>
      <w:r w:rsidR="00944427">
        <w:rPr>
          <w:lang w:val="sr-Cyrl-RS"/>
        </w:rPr>
        <w:t>,</w:t>
      </w:r>
      <w:r w:rsidR="00935964">
        <w:rPr>
          <w:lang w:val="sr-Cyrl-RS"/>
        </w:rPr>
        <w:t xml:space="preserve"> односно конкретно се тражи контраст</w:t>
      </w:r>
      <w:r w:rsidR="00944427">
        <w:rPr>
          <w:lang w:val="sr-Cyrl-RS"/>
        </w:rPr>
        <w:t xml:space="preserve"> између тамнијих и светлијих карактеристика</w:t>
      </w:r>
      <w:r w:rsidR="008F729A">
        <w:rPr>
          <w:lang w:val="sr-Cyrl-RS"/>
        </w:rPr>
        <w:t xml:space="preserve"> </w:t>
      </w:r>
      <w:r w:rsidR="00944427">
        <w:rPr>
          <w:lang w:val="sr-Cyrl-RS"/>
        </w:rPr>
        <w:t xml:space="preserve">лица. </w:t>
      </w:r>
    </w:p>
    <w:p w14:paraId="11F287B2" w14:textId="77777777" w:rsidR="00944427" w:rsidRDefault="00944427" w:rsidP="00944427">
      <w:pPr>
        <w:keepNext/>
        <w:jc w:val="center"/>
      </w:pPr>
      <w:r>
        <w:rPr>
          <w:noProof/>
        </w:rPr>
        <w:drawing>
          <wp:inline distT="0" distB="0" distL="0" distR="0" wp14:anchorId="0153ADB4" wp14:editId="5BFDA28F">
            <wp:extent cx="3891643" cy="208023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52062" cy="2112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A4528" w14:textId="3E9098E4" w:rsidR="00944427" w:rsidRPr="00944427" w:rsidRDefault="00944427" w:rsidP="00944427">
      <w:pPr>
        <w:pStyle w:val="Caption"/>
        <w:jc w:val="center"/>
        <w:rPr>
          <w:sz w:val="24"/>
          <w:szCs w:val="24"/>
          <w:lang w:val="sr-Cyrl-RS"/>
        </w:rPr>
      </w:pPr>
      <w:r w:rsidRPr="00944427">
        <w:rPr>
          <w:sz w:val="24"/>
          <w:szCs w:val="24"/>
        </w:rPr>
        <w:t xml:space="preserve">Слика </w:t>
      </w:r>
      <w:r w:rsidRPr="00944427">
        <w:rPr>
          <w:sz w:val="24"/>
          <w:szCs w:val="24"/>
        </w:rPr>
        <w:fldChar w:fldCharType="begin"/>
      </w:r>
      <w:r w:rsidRPr="00944427">
        <w:rPr>
          <w:sz w:val="24"/>
          <w:szCs w:val="24"/>
        </w:rPr>
        <w:instrText xml:space="preserve"> SEQ Слика \* ARABIC </w:instrText>
      </w:r>
      <w:r w:rsidRPr="00944427">
        <w:rPr>
          <w:sz w:val="24"/>
          <w:szCs w:val="24"/>
        </w:rPr>
        <w:fldChar w:fldCharType="separate"/>
      </w:r>
      <w:r w:rsidR="00E522A8">
        <w:rPr>
          <w:noProof/>
          <w:sz w:val="24"/>
          <w:szCs w:val="24"/>
        </w:rPr>
        <w:t>5</w:t>
      </w:r>
      <w:r w:rsidRPr="00944427">
        <w:rPr>
          <w:sz w:val="24"/>
          <w:szCs w:val="24"/>
        </w:rPr>
        <w:fldChar w:fldCharType="end"/>
      </w:r>
      <w:r w:rsidRPr="00944427">
        <w:rPr>
          <w:sz w:val="24"/>
          <w:szCs w:val="24"/>
        </w:rPr>
        <w:t xml:space="preserve">.  </w:t>
      </w:r>
      <w:r w:rsidRPr="00944427">
        <w:rPr>
          <w:sz w:val="24"/>
          <w:szCs w:val="24"/>
          <w:lang w:val="sr-Cyrl-RS"/>
        </w:rPr>
        <w:t xml:space="preserve">Начин функционисања </w:t>
      </w:r>
      <w:r w:rsidRPr="00944427">
        <w:rPr>
          <w:sz w:val="24"/>
          <w:szCs w:val="24"/>
          <w:lang w:val="sr-Latn-RS"/>
        </w:rPr>
        <w:t>OpenCV</w:t>
      </w:r>
      <w:r w:rsidRPr="00944427">
        <w:rPr>
          <w:sz w:val="24"/>
          <w:szCs w:val="24"/>
          <w:lang w:val="sr-Cyrl-RS"/>
        </w:rPr>
        <w:t xml:space="preserve"> класификатора за детекцију лица</w:t>
      </w:r>
    </w:p>
    <w:p w14:paraId="4DC4422E" w14:textId="3E2DEF19" w:rsidR="005E745E" w:rsidRDefault="00944427" w:rsidP="00944427">
      <w:pPr>
        <w:spacing w:after="160" w:line="259" w:lineRule="auto"/>
        <w:rPr>
          <w:lang w:val="sr-Cyrl-RS"/>
        </w:rPr>
      </w:pPr>
      <w:r>
        <w:rPr>
          <w:lang w:val="sr-Cyrl-RS"/>
        </w:rPr>
        <w:tab/>
      </w:r>
      <w:r w:rsidR="00667671">
        <w:rPr>
          <w:lang w:val="sr-Cyrl-RS"/>
        </w:rPr>
        <w:t>К</w:t>
      </w:r>
      <w:r>
        <w:rPr>
          <w:lang w:val="sr-Cyrl-RS"/>
        </w:rPr>
        <w:t xml:space="preserve">ласификатор представља фајл са </w:t>
      </w:r>
      <w:r w:rsidRPr="00944427">
        <w:rPr>
          <w:i/>
          <w:iCs/>
          <w:lang w:val="sr-Latn-RS"/>
        </w:rPr>
        <w:t>XML</w:t>
      </w:r>
      <w:r>
        <w:rPr>
          <w:lang w:val="sr-Latn-RS"/>
        </w:rPr>
        <w:t xml:space="preserve"> (</w:t>
      </w:r>
      <w:r>
        <w:rPr>
          <w:lang w:val="sr-Cyrl-RS"/>
        </w:rPr>
        <w:t xml:space="preserve">енг. </w:t>
      </w:r>
      <w:r w:rsidRPr="00944427">
        <w:rPr>
          <w:i/>
          <w:iCs/>
          <w:lang w:val="sr-Cyrl-RS"/>
        </w:rPr>
        <w:t>Extensible Markup Language</w:t>
      </w:r>
      <w:r>
        <w:rPr>
          <w:lang w:val="sr-Latn-RS"/>
        </w:rPr>
        <w:t>)</w:t>
      </w:r>
      <w:r w:rsidR="00667671">
        <w:rPr>
          <w:lang w:val="sr-Latn-RS"/>
        </w:rPr>
        <w:t xml:space="preserve"> </w:t>
      </w:r>
      <w:r w:rsidR="00667671">
        <w:rPr>
          <w:lang w:val="sr-Cyrl-RS"/>
        </w:rPr>
        <w:t xml:space="preserve">екстензијом, а њега је могуће укључити (енг. </w:t>
      </w:r>
      <w:r w:rsidR="00667671">
        <w:rPr>
          <w:i/>
          <w:iCs/>
          <w:lang w:val="sr-Latn-RS"/>
        </w:rPr>
        <w:t>Import</w:t>
      </w:r>
      <w:r w:rsidR="00667671">
        <w:rPr>
          <w:lang w:val="sr-Latn-RS"/>
        </w:rPr>
        <w:t>)</w:t>
      </w:r>
      <w:r w:rsidR="00667671">
        <w:rPr>
          <w:lang w:val="sr-Cyrl-RS"/>
        </w:rPr>
        <w:t xml:space="preserve"> у апликацију помоћу инстанце </w:t>
      </w:r>
      <w:r w:rsidR="00667671">
        <w:rPr>
          <w:i/>
          <w:iCs/>
          <w:lang w:val="sr-Latn-RS"/>
        </w:rPr>
        <w:t>cv2.CascadeClassifier</w:t>
      </w:r>
      <w:r w:rsidR="00667671" w:rsidRPr="00667671">
        <w:rPr>
          <w:i/>
          <w:iCs/>
          <w:lang w:val="sr-Latn-RS"/>
        </w:rPr>
        <w:t xml:space="preserve"> </w:t>
      </w:r>
      <w:r w:rsidR="00667671">
        <w:rPr>
          <w:lang w:val="sr-Cyrl-RS"/>
        </w:rPr>
        <w:t xml:space="preserve">којој се као аргумент прослеђује стринг који представља апсолутну путању на којој се класификатор налази. Процес детекције у </w:t>
      </w:r>
      <w:r w:rsidR="00667671">
        <w:rPr>
          <w:i/>
          <w:iCs/>
          <w:lang w:val="sr-Latn-RS"/>
        </w:rPr>
        <w:t xml:space="preserve">Python </w:t>
      </w:r>
      <w:r w:rsidR="00667671">
        <w:rPr>
          <w:lang w:val="sr-Cyrl-RS"/>
        </w:rPr>
        <w:t xml:space="preserve">програмском језику врши се преко функције </w:t>
      </w:r>
      <w:r w:rsidR="00667671">
        <w:rPr>
          <w:i/>
          <w:iCs/>
        </w:rPr>
        <w:t xml:space="preserve">cv2.DetectMultiscale </w:t>
      </w:r>
      <w:r w:rsidR="00667671">
        <w:rPr>
          <w:lang w:val="sr-Cyrl-RS"/>
        </w:rPr>
        <w:t>којој је неопходно проследити класификатор и улазну слику. Функција враћа податке о локацији детектованог објекта на слици</w:t>
      </w:r>
      <w:r w:rsidR="00051C92">
        <w:rPr>
          <w:lang w:val="sr-Cyrl-RS"/>
        </w:rPr>
        <w:t>,</w:t>
      </w:r>
      <w:r w:rsidR="00667671">
        <w:rPr>
          <w:lang w:val="sr-Cyrl-RS"/>
        </w:rPr>
        <w:t xml:space="preserve"> а то су координате почетне тачке, као и ширина и дужина правоугаоника </w:t>
      </w:r>
      <w:r w:rsidR="00051C92">
        <w:rPr>
          <w:lang w:val="sr-Cyrl-RS"/>
        </w:rPr>
        <w:t>који се црта на</w:t>
      </w:r>
      <w:r w:rsidR="00667671">
        <w:rPr>
          <w:lang w:val="sr-Cyrl-RS"/>
        </w:rPr>
        <w:t xml:space="preserve"> </w:t>
      </w:r>
      <w:r w:rsidR="00051C92">
        <w:rPr>
          <w:lang w:val="sr-Cyrl-RS"/>
        </w:rPr>
        <w:t>објекту</w:t>
      </w:r>
      <w:r w:rsidR="00667671">
        <w:rPr>
          <w:lang w:val="sr-Cyrl-RS"/>
        </w:rPr>
        <w:t xml:space="preserve">. Уколико није детектован ниједан </w:t>
      </w:r>
      <w:r w:rsidR="005248E5">
        <w:rPr>
          <w:lang w:val="sr-Cyrl-RS"/>
        </w:rPr>
        <w:t>објекат</w:t>
      </w:r>
      <w:r w:rsidR="005248E5">
        <w:t xml:space="preserve"> </w:t>
      </w:r>
      <w:r w:rsidR="005248E5">
        <w:rPr>
          <w:lang w:val="sr-Cyrl-RS"/>
        </w:rPr>
        <w:t>з</w:t>
      </w:r>
      <w:r w:rsidR="005248E5">
        <w:t>a</w:t>
      </w:r>
      <w:r w:rsidR="005248E5">
        <w:rPr>
          <w:lang w:val="sr-Cyrl-RS"/>
        </w:rPr>
        <w:t xml:space="preserve"> којим класификатор трага</w:t>
      </w:r>
      <w:r w:rsidR="00051C92">
        <w:rPr>
          <w:lang w:val="sr-Cyrl-RS"/>
        </w:rPr>
        <w:t>,</w:t>
      </w:r>
      <w:r w:rsidR="005248E5">
        <w:rPr>
          <w:lang w:val="sr-Cyrl-RS"/>
        </w:rPr>
        <w:t xml:space="preserve"> функција неће вратити ништа (заправо враћа </w:t>
      </w:r>
      <w:r w:rsidR="005248E5">
        <w:rPr>
          <w:i/>
          <w:iCs/>
          <w:lang w:val="sr-Latn-RS"/>
        </w:rPr>
        <w:t>None</w:t>
      </w:r>
      <w:r w:rsidR="005248E5">
        <w:rPr>
          <w:lang w:val="sr-Latn-RS"/>
        </w:rPr>
        <w:t xml:space="preserve"> </w:t>
      </w:r>
      <w:r w:rsidR="005248E5">
        <w:rPr>
          <w:lang w:val="sr-Cyrl-RS"/>
        </w:rPr>
        <w:t xml:space="preserve">који представља пандан </w:t>
      </w:r>
      <w:r w:rsidR="005248E5">
        <w:rPr>
          <w:i/>
          <w:iCs/>
          <w:lang w:val="sr-Latn-RS"/>
        </w:rPr>
        <w:t>Null</w:t>
      </w:r>
      <w:r w:rsidR="005248E5">
        <w:rPr>
          <w:i/>
          <w:iCs/>
          <w:lang w:val="sr-Cyrl-RS"/>
        </w:rPr>
        <w:t xml:space="preserve"> </w:t>
      </w:r>
      <w:r w:rsidR="005248E5">
        <w:rPr>
          <w:lang w:val="sr-Cyrl-RS"/>
        </w:rPr>
        <w:t xml:space="preserve">пољу из програмског језика </w:t>
      </w:r>
      <w:r w:rsidR="005248E5">
        <w:rPr>
          <w:i/>
          <w:iCs/>
        </w:rPr>
        <w:t>C/C++</w:t>
      </w:r>
      <w:r w:rsidR="005248E5">
        <w:t>).</w:t>
      </w:r>
      <w:r w:rsidR="005248E5">
        <w:rPr>
          <w:lang w:val="sr-Cyrl-RS"/>
        </w:rPr>
        <w:t xml:space="preserve"> Пошто </w:t>
      </w:r>
      <w:r w:rsidR="005248E5">
        <w:rPr>
          <w:i/>
          <w:iCs/>
          <w:lang w:val="sr-Latn-RS"/>
        </w:rPr>
        <w:t xml:space="preserve">Python </w:t>
      </w:r>
      <w:r w:rsidR="005248E5">
        <w:rPr>
          <w:lang w:val="sr-Cyrl-RS"/>
        </w:rPr>
        <w:t>спада под програме који немају процес билдовања већ се компајлирање и линковање извршава</w:t>
      </w:r>
      <w:r w:rsidR="00051C92">
        <w:rPr>
          <w:lang w:val="sr-Cyrl-RS"/>
        </w:rPr>
        <w:t>ју</w:t>
      </w:r>
      <w:r w:rsidR="005248E5">
        <w:rPr>
          <w:lang w:val="sr-Cyrl-RS"/>
        </w:rPr>
        <w:t xml:space="preserve"> у оквиру покретања</w:t>
      </w:r>
      <w:r w:rsidR="00230EBC">
        <w:rPr>
          <w:lang w:val="sr-Cyrl-RS"/>
        </w:rPr>
        <w:t xml:space="preserve"> </w:t>
      </w:r>
      <w:r w:rsidR="005248E5">
        <w:rPr>
          <w:lang w:val="sr-Cyrl-RS"/>
        </w:rPr>
        <w:t>апликације</w:t>
      </w:r>
      <w:r w:rsidR="00230EBC">
        <w:rPr>
          <w:lang w:val="sr-Cyrl-RS"/>
        </w:rPr>
        <w:t xml:space="preserve">, </w:t>
      </w:r>
      <w:r w:rsidR="005248E5">
        <w:rPr>
          <w:lang w:val="sr-Cyrl-RS"/>
        </w:rPr>
        <w:t xml:space="preserve">неопходно је </w:t>
      </w:r>
      <w:r w:rsidR="00230EBC">
        <w:rPr>
          <w:lang w:val="sr-Cyrl-RS"/>
        </w:rPr>
        <w:t xml:space="preserve"> </w:t>
      </w:r>
      <w:r w:rsidR="005248E5">
        <w:rPr>
          <w:lang w:val="sr-Cyrl-RS"/>
        </w:rPr>
        <w:lastRenderedPageBreak/>
        <w:t>предвидети могуће случајеве и заштити апликацију</w:t>
      </w:r>
      <w:r w:rsidR="00230EBC">
        <w:rPr>
          <w:lang w:val="sr-Cyrl-RS"/>
        </w:rPr>
        <w:t xml:space="preserve"> од тзв. „пуцања“. Уколико функција враћа координате</w:t>
      </w:r>
      <w:r w:rsidR="00051C92">
        <w:rPr>
          <w:lang w:val="sr-Cyrl-RS"/>
        </w:rPr>
        <w:t>,</w:t>
      </w:r>
      <w:r w:rsidR="00230EBC">
        <w:rPr>
          <w:lang w:val="sr-Cyrl-RS"/>
        </w:rPr>
        <w:t xml:space="preserve"> закључује се да је детектован човек на фрејму у супротном се сматра да човек није детектован, а самим тим не може се извршити процес рекогниције и алкотестирања те се аутоматски сматра да на фрејму није препознат админ (лице од интереса) и да, логично, човек није у алкохолисаном стању.</w:t>
      </w:r>
      <w:r w:rsidR="00657A4C">
        <w:rPr>
          <w:lang w:val="sr-Cyrl-RS"/>
        </w:rPr>
        <w:t xml:space="preserve"> Добијене координате детекције складиште се за евентуалну визуализацију.</w:t>
      </w:r>
    </w:p>
    <w:p w14:paraId="48604F3D" w14:textId="555E53DC" w:rsidR="00E522A8" w:rsidRDefault="00E522A8" w:rsidP="00AA4179">
      <w:pPr>
        <w:keepNext/>
        <w:spacing w:after="160" w:line="259" w:lineRule="auto"/>
        <w:jc w:val="left"/>
      </w:pPr>
      <w:r w:rsidRPr="00E522A8">
        <w:rPr>
          <w:noProof/>
        </w:rPr>
        <w:drawing>
          <wp:inline distT="0" distB="0" distL="0" distR="0" wp14:anchorId="0EBDD1FD" wp14:editId="3DC11D50">
            <wp:extent cx="4133850" cy="2977716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62390" cy="2998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522A8">
        <w:t xml:space="preserve"> </w:t>
      </w:r>
    </w:p>
    <w:p w14:paraId="2A682A38" w14:textId="597E5CE0" w:rsidR="00E522A8" w:rsidRPr="00E522A8" w:rsidRDefault="00E522A8" w:rsidP="00E522A8">
      <w:pPr>
        <w:pStyle w:val="Caption"/>
        <w:jc w:val="center"/>
        <w:rPr>
          <w:sz w:val="24"/>
          <w:szCs w:val="24"/>
          <w:lang w:val="sr-Cyrl-RS"/>
        </w:rPr>
      </w:pPr>
      <w:r w:rsidRPr="00E522A8">
        <w:rPr>
          <w:sz w:val="24"/>
          <w:szCs w:val="24"/>
        </w:rPr>
        <w:t xml:space="preserve">Слика </w:t>
      </w:r>
      <w:r w:rsidRPr="00E522A8">
        <w:rPr>
          <w:sz w:val="24"/>
          <w:szCs w:val="24"/>
        </w:rPr>
        <w:fldChar w:fldCharType="begin"/>
      </w:r>
      <w:r w:rsidRPr="00E522A8">
        <w:rPr>
          <w:sz w:val="24"/>
          <w:szCs w:val="24"/>
        </w:rPr>
        <w:instrText xml:space="preserve"> SEQ Слика \* ARABIC </w:instrText>
      </w:r>
      <w:r w:rsidRPr="00E522A8">
        <w:rPr>
          <w:sz w:val="24"/>
          <w:szCs w:val="24"/>
        </w:rPr>
        <w:fldChar w:fldCharType="separate"/>
      </w:r>
      <w:r>
        <w:rPr>
          <w:noProof/>
          <w:sz w:val="24"/>
          <w:szCs w:val="24"/>
        </w:rPr>
        <w:t>6</w:t>
      </w:r>
      <w:r w:rsidRPr="00E522A8">
        <w:rPr>
          <w:sz w:val="24"/>
          <w:szCs w:val="24"/>
        </w:rPr>
        <w:fldChar w:fldCharType="end"/>
      </w:r>
      <w:r w:rsidRPr="00E522A8">
        <w:rPr>
          <w:sz w:val="24"/>
          <w:szCs w:val="24"/>
          <w:lang w:val="sr-Cyrl-RS"/>
        </w:rPr>
        <w:t>.  Приказ импелементације детекције човека на фрејму</w:t>
      </w:r>
    </w:p>
    <w:p w14:paraId="3455EF58" w14:textId="53788583" w:rsidR="00657A4C" w:rsidRDefault="00657A4C" w:rsidP="005E745E">
      <w:pPr>
        <w:spacing w:after="160" w:line="259" w:lineRule="auto"/>
        <w:ind w:firstLine="720"/>
        <w:rPr>
          <w:lang w:val="sr-Cyrl-RS"/>
        </w:rPr>
      </w:pPr>
      <w:r>
        <w:rPr>
          <w:lang w:val="sr-Cyrl-RS"/>
        </w:rPr>
        <w:t xml:space="preserve">Процес рекогниције одвија се уз помоћ </w:t>
      </w:r>
      <w:r>
        <w:rPr>
          <w:i/>
          <w:iCs/>
          <w:lang w:val="sr-Latn-RS"/>
        </w:rPr>
        <w:t xml:space="preserve">Tensorflow </w:t>
      </w:r>
      <w:r>
        <w:rPr>
          <w:lang w:val="sr-Cyrl-RS"/>
        </w:rPr>
        <w:t xml:space="preserve">програмске платформе. </w:t>
      </w:r>
      <w:r w:rsidR="00DD664D">
        <w:rPr>
          <w:lang w:val="sr-Cyrl-RS"/>
        </w:rPr>
        <w:t>Да би препознавање лица од интереса било могуће</w:t>
      </w:r>
      <w:r w:rsidR="0017099A">
        <w:rPr>
          <w:lang w:val="sr-Cyrl-RS"/>
        </w:rPr>
        <w:t>,</w:t>
      </w:r>
      <w:r w:rsidR="00DD664D">
        <w:rPr>
          <w:lang w:val="sr-Cyrl-RS"/>
        </w:rPr>
        <w:t xml:space="preserve"> неопходно је обезбедити тренинг модел који је научен да препознаје лица за која се корисник определио. У случају овог пројекта улогу админа су имали аутори</w:t>
      </w:r>
      <w:r w:rsidR="0017099A">
        <w:rPr>
          <w:lang w:val="sr-Cyrl-RS"/>
        </w:rPr>
        <w:t xml:space="preserve"> пројекта</w:t>
      </w:r>
      <w:r w:rsidR="00DD664D">
        <w:rPr>
          <w:lang w:val="sr-Cyrl-RS"/>
        </w:rPr>
        <w:t>. Да би тренинг поступак био могућ</w:t>
      </w:r>
      <w:r w:rsidR="0017099A">
        <w:rPr>
          <w:lang w:val="sr-Cyrl-RS"/>
        </w:rPr>
        <w:t>,</w:t>
      </w:r>
      <w:r w:rsidR="00DD664D">
        <w:rPr>
          <w:lang w:val="sr-Cyrl-RS"/>
        </w:rPr>
        <w:t xml:space="preserve"> неопходно је обезбедити довољан сет слика за лик оба аутора, те уз помоћ </w:t>
      </w:r>
      <w:r w:rsidR="00DD664D">
        <w:rPr>
          <w:i/>
          <w:iCs/>
          <w:lang w:val="sr-Latn-RS"/>
        </w:rPr>
        <w:t xml:space="preserve">LabelImg.exe </w:t>
      </w:r>
      <w:r w:rsidR="00DD664D">
        <w:rPr>
          <w:lang w:val="sr-Cyrl-RS"/>
        </w:rPr>
        <w:t xml:space="preserve">апликације маркирати поље на којем се тражени лик налази. Апликација потом генерише </w:t>
      </w:r>
      <w:r w:rsidR="00DD664D">
        <w:rPr>
          <w:i/>
          <w:iCs/>
          <w:lang w:val="sr-Latn-RS"/>
        </w:rPr>
        <w:t>XML</w:t>
      </w:r>
      <w:r w:rsidR="00DD664D">
        <w:rPr>
          <w:i/>
          <w:iCs/>
          <w:lang w:val="sr-Cyrl-RS"/>
        </w:rPr>
        <w:t xml:space="preserve"> </w:t>
      </w:r>
      <w:r w:rsidR="00DD664D">
        <w:rPr>
          <w:lang w:val="sr-Cyrl-RS"/>
        </w:rPr>
        <w:t xml:space="preserve">фајл засебно за сваку слику. Након тога, неопходна ставка у тренинг процесу представља поседовање </w:t>
      </w:r>
      <w:r w:rsidR="00DD664D">
        <w:rPr>
          <w:i/>
          <w:iCs/>
          <w:lang w:val="sr-Latn-RS"/>
        </w:rPr>
        <w:t xml:space="preserve">nVidia </w:t>
      </w:r>
      <w:r w:rsidR="00DD664D">
        <w:rPr>
          <w:lang w:val="sr-Cyrl-RS"/>
        </w:rPr>
        <w:t xml:space="preserve">графичке картице </w:t>
      </w:r>
      <w:r w:rsidR="001578EA">
        <w:rPr>
          <w:lang w:val="sr-Cyrl-RS"/>
        </w:rPr>
        <w:t xml:space="preserve">у </w:t>
      </w:r>
      <w:r w:rsidR="00DD664D">
        <w:rPr>
          <w:lang w:val="sr-Cyrl-RS"/>
        </w:rPr>
        <w:t xml:space="preserve">машини </w:t>
      </w:r>
      <w:r w:rsidR="001578EA">
        <w:rPr>
          <w:lang w:val="sr-Cyrl-RS"/>
        </w:rPr>
        <w:t xml:space="preserve">на </w:t>
      </w:r>
      <w:r w:rsidR="00DD664D">
        <w:rPr>
          <w:lang w:val="sr-Cyrl-RS"/>
        </w:rPr>
        <w:t xml:space="preserve">којој се тренирање одвија, као и инсталација </w:t>
      </w:r>
      <w:r w:rsidR="00DD664D">
        <w:rPr>
          <w:i/>
          <w:iCs/>
          <w:lang w:val="sr-Latn-RS"/>
        </w:rPr>
        <w:t>CUDA</w:t>
      </w:r>
      <w:r w:rsidR="00BA1883" w:rsidRPr="00BA1883">
        <w:t xml:space="preserve"> </w:t>
      </w:r>
      <w:r w:rsidR="00BA1883">
        <w:t>(</w:t>
      </w:r>
      <w:r w:rsidR="00BA1883">
        <w:rPr>
          <w:lang w:val="sr-Cyrl-RS"/>
        </w:rPr>
        <w:t xml:space="preserve">енг. </w:t>
      </w:r>
      <w:r w:rsidR="00BA1883" w:rsidRPr="00BA1883">
        <w:rPr>
          <w:i/>
          <w:iCs/>
          <w:lang w:val="sr-Latn-RS"/>
        </w:rPr>
        <w:t>Compute Unified Device Architecture</w:t>
      </w:r>
      <w:r w:rsidR="00BA1883">
        <w:rPr>
          <w:lang w:val="sr-Latn-RS"/>
        </w:rPr>
        <w:t>)</w:t>
      </w:r>
      <w:r w:rsidR="00BA1883">
        <w:rPr>
          <w:i/>
          <w:iCs/>
          <w:lang w:val="sr-Latn-RS"/>
        </w:rPr>
        <w:t xml:space="preserve"> </w:t>
      </w:r>
      <w:r w:rsidR="00DD664D">
        <w:rPr>
          <w:i/>
          <w:iCs/>
          <w:lang w:val="sr-Latn-RS"/>
        </w:rPr>
        <w:t xml:space="preserve"> </w:t>
      </w:r>
      <w:r w:rsidR="00DD664D">
        <w:rPr>
          <w:lang w:val="sr-Cyrl-RS"/>
        </w:rPr>
        <w:t xml:space="preserve">и </w:t>
      </w:r>
      <w:r w:rsidR="00DD664D">
        <w:rPr>
          <w:i/>
          <w:iCs/>
        </w:rPr>
        <w:t>CUDNN</w:t>
      </w:r>
      <w:r w:rsidR="00BA1883">
        <w:rPr>
          <w:i/>
          <w:iCs/>
        </w:rPr>
        <w:t xml:space="preserve"> </w:t>
      </w:r>
      <w:r w:rsidR="00BA1883">
        <w:t>(</w:t>
      </w:r>
      <w:r w:rsidR="00BA1883">
        <w:rPr>
          <w:lang w:val="sr-Cyrl-RS"/>
        </w:rPr>
        <w:t>енг.</w:t>
      </w:r>
      <w:r w:rsidR="00BA1883">
        <w:t xml:space="preserve"> </w:t>
      </w:r>
      <w:r w:rsidR="00BA1883" w:rsidRPr="00BA1883">
        <w:rPr>
          <w:i/>
          <w:iCs/>
        </w:rPr>
        <w:t>CUDA Deep Neural Network</w:t>
      </w:r>
      <w:r w:rsidR="00BA1883">
        <w:t>)</w:t>
      </w:r>
      <w:r w:rsidR="00DD664D">
        <w:rPr>
          <w:i/>
          <w:iCs/>
        </w:rPr>
        <w:t xml:space="preserve"> </w:t>
      </w:r>
      <w:r w:rsidR="00DD664D">
        <w:rPr>
          <w:lang w:val="sr-Cyrl-RS"/>
        </w:rPr>
        <w:t xml:space="preserve">драјвера </w:t>
      </w:r>
      <w:r w:rsidR="00BA1883">
        <w:rPr>
          <w:lang w:val="sr-Cyrl-RS"/>
        </w:rPr>
        <w:t xml:space="preserve">за графичку картицу. Тренинг процес одиграва се помоћу </w:t>
      </w:r>
      <w:r w:rsidR="00BA1883">
        <w:rPr>
          <w:i/>
          <w:iCs/>
        </w:rPr>
        <w:t>Tensorflow Models</w:t>
      </w:r>
      <w:r w:rsidR="00BA1883">
        <w:t xml:space="preserve"> </w:t>
      </w:r>
      <w:r w:rsidR="00BA1883">
        <w:rPr>
          <w:lang w:val="sr-Cyrl-RS"/>
        </w:rPr>
        <w:t xml:space="preserve">окружења (енг. </w:t>
      </w:r>
      <w:r w:rsidR="00BA1883">
        <w:rPr>
          <w:i/>
          <w:iCs/>
        </w:rPr>
        <w:t xml:space="preserve">Framework) </w:t>
      </w:r>
      <w:r w:rsidR="00BA1883">
        <w:rPr>
          <w:lang w:val="sr-Cyrl-RS"/>
        </w:rPr>
        <w:t xml:space="preserve">које је могуће преузети преко званичног </w:t>
      </w:r>
      <w:r w:rsidR="00BA1883">
        <w:rPr>
          <w:i/>
          <w:iCs/>
        </w:rPr>
        <w:t>Tensorflow</w:t>
      </w:r>
      <w:r w:rsidR="00BA1883">
        <w:rPr>
          <w:i/>
          <w:iCs/>
          <w:lang w:val="sr-Cyrl-RS"/>
        </w:rPr>
        <w:t xml:space="preserve"> </w:t>
      </w:r>
      <w:r w:rsidR="00BA1883">
        <w:rPr>
          <w:i/>
          <w:iCs/>
          <w:lang w:val="sr-Latn-RS"/>
        </w:rPr>
        <w:t xml:space="preserve">GitHub </w:t>
      </w:r>
      <w:r w:rsidR="00BA1883">
        <w:rPr>
          <w:lang w:val="sr-Cyrl-RS"/>
        </w:rPr>
        <w:t>репозиторијума. Уколико је све спремно</w:t>
      </w:r>
      <w:r w:rsidR="001578EA">
        <w:rPr>
          <w:lang w:val="sr-Cyrl-RS"/>
        </w:rPr>
        <w:t>,</w:t>
      </w:r>
      <w:r w:rsidR="00BA1883">
        <w:rPr>
          <w:lang w:val="sr-Cyrl-RS"/>
        </w:rPr>
        <w:t xml:space="preserve"> тренинг процес може да почне. Тренинг траје око 12 сати. Трајање тренинга умногоме зависи од количине слика које треба да се обраде, као и перфо</w:t>
      </w:r>
      <w:r w:rsidR="001578EA">
        <w:rPr>
          <w:lang w:val="sr-Cyrl-RS"/>
        </w:rPr>
        <w:t>р</w:t>
      </w:r>
      <w:r w:rsidR="00BA1883">
        <w:rPr>
          <w:lang w:val="sr-Cyrl-RS"/>
        </w:rPr>
        <w:t xml:space="preserve">манси машине на којој се извршава.   </w:t>
      </w:r>
    </w:p>
    <w:p w14:paraId="4839E47D" w14:textId="348E5869" w:rsidR="00657A4C" w:rsidRDefault="00846F6A" w:rsidP="00944427">
      <w:pPr>
        <w:spacing w:after="160" w:line="259" w:lineRule="auto"/>
        <w:rPr>
          <w:lang w:val="sr-Cyrl-RS"/>
        </w:rPr>
      </w:pPr>
      <w:r>
        <w:rPr>
          <w:lang w:val="sr-Cyrl-RS"/>
        </w:rPr>
        <w:tab/>
        <w:t xml:space="preserve">Коначан корак препознавања лица од интереса могућ је након линковања и иницијализације </w:t>
      </w:r>
      <w:r>
        <w:rPr>
          <w:i/>
          <w:iCs/>
          <w:lang w:val="sr-Latn-RS"/>
        </w:rPr>
        <w:t xml:space="preserve">Tensorflow </w:t>
      </w:r>
      <w:r>
        <w:rPr>
          <w:lang w:val="sr-Cyrl-RS"/>
        </w:rPr>
        <w:t xml:space="preserve">библиотека у оквиру апликације. Тренинг модел се као и </w:t>
      </w:r>
      <w:r>
        <w:rPr>
          <w:i/>
          <w:iCs/>
        </w:rPr>
        <w:t xml:space="preserve">OpenCV </w:t>
      </w:r>
      <w:r>
        <w:rPr>
          <w:lang w:val="sr-Cyrl-RS"/>
        </w:rPr>
        <w:t xml:space="preserve">каскадни класификатор увезује у апликацију прослеђивањем његове апсолутне путање инстанци класе </w:t>
      </w:r>
      <w:r>
        <w:rPr>
          <w:i/>
          <w:iCs/>
        </w:rPr>
        <w:t xml:space="preserve">Detection Graph </w:t>
      </w:r>
      <w:r>
        <w:rPr>
          <w:lang w:val="sr-Cyrl-RS"/>
        </w:rPr>
        <w:t xml:space="preserve">из </w:t>
      </w:r>
      <w:r>
        <w:rPr>
          <w:i/>
          <w:iCs/>
        </w:rPr>
        <w:t>Tensorflow</w:t>
      </w:r>
      <w:r>
        <w:rPr>
          <w:i/>
          <w:iCs/>
          <w:lang w:val="sr-Cyrl-RS"/>
        </w:rPr>
        <w:t xml:space="preserve"> О</w:t>
      </w:r>
      <w:r>
        <w:rPr>
          <w:i/>
          <w:iCs/>
          <w:lang w:val="sr-Latn-RS"/>
        </w:rPr>
        <w:t>bejct Detection API</w:t>
      </w:r>
      <w:r>
        <w:rPr>
          <w:lang w:val="sr-Latn-RS"/>
        </w:rPr>
        <w:t>.</w:t>
      </w:r>
      <w:r>
        <w:rPr>
          <w:lang w:val="sr-Cyrl-RS"/>
        </w:rPr>
        <w:t xml:space="preserve"> Још једна </w:t>
      </w:r>
      <w:r>
        <w:rPr>
          <w:lang w:val="sr-Cyrl-RS"/>
        </w:rPr>
        <w:lastRenderedPageBreak/>
        <w:t xml:space="preserve">сличност састоји се у томе да је коначни резултат детекције </w:t>
      </w:r>
      <w:r w:rsidR="00F56E84">
        <w:rPr>
          <w:lang w:val="sr-Cyrl-RS"/>
        </w:rPr>
        <w:t xml:space="preserve">сет координата правоугаоника на којем се препознато лице налази, али и његов </w:t>
      </w:r>
      <w:r w:rsidR="00F56E84">
        <w:rPr>
          <w:i/>
          <w:iCs/>
          <w:lang w:val="sr-Latn-RS"/>
        </w:rPr>
        <w:t>ID</w:t>
      </w:r>
      <w:r w:rsidR="00F56E84">
        <w:rPr>
          <w:lang w:val="sr-Latn-RS"/>
        </w:rPr>
        <w:t xml:space="preserve">, </w:t>
      </w:r>
      <w:r w:rsidR="00F56E84">
        <w:rPr>
          <w:lang w:val="sr-Cyrl-RS"/>
        </w:rPr>
        <w:t>што је у овом случају име админа (додељени идентификатори у пројекту су Славуј и Швендерман), а сам процес детекције (рекогниције) се врши уз помоћ</w:t>
      </w:r>
      <w:r w:rsidR="00F56E84" w:rsidRPr="00F56E84">
        <w:t xml:space="preserve"> </w:t>
      </w:r>
      <w:r w:rsidR="00F56E84" w:rsidRPr="00F56E84">
        <w:rPr>
          <w:i/>
          <w:iCs/>
          <w:lang w:val="sr-Latn-RS"/>
        </w:rPr>
        <w:t>tf.</w:t>
      </w:r>
      <w:r w:rsidR="00F56E84" w:rsidRPr="00F56E84">
        <w:rPr>
          <w:i/>
          <w:iCs/>
          <w:lang w:val="sr-Cyrl-RS"/>
        </w:rPr>
        <w:t>session.run</w:t>
      </w:r>
      <w:r w:rsidR="00F56E84">
        <w:rPr>
          <w:i/>
          <w:iCs/>
          <w:lang w:val="sr-Latn-RS"/>
        </w:rPr>
        <w:t xml:space="preserve"> </w:t>
      </w:r>
      <w:r w:rsidR="00F56E84">
        <w:rPr>
          <w:lang w:val="sr-Cyrl-RS"/>
        </w:rPr>
        <w:t xml:space="preserve">функције. </w:t>
      </w:r>
      <w:r w:rsidR="00BD5712">
        <w:rPr>
          <w:lang w:val="sr-Cyrl-RS"/>
        </w:rPr>
        <w:t>Добијене координате детекције складиште се за евентуалну визуализацију.</w:t>
      </w:r>
    </w:p>
    <w:p w14:paraId="7CA0E1B4" w14:textId="77777777" w:rsidR="00E522A8" w:rsidRDefault="00E522A8" w:rsidP="00AA4179">
      <w:pPr>
        <w:keepNext/>
        <w:spacing w:after="160" w:line="259" w:lineRule="auto"/>
        <w:jc w:val="left"/>
      </w:pPr>
      <w:r>
        <w:rPr>
          <w:noProof/>
        </w:rPr>
        <w:drawing>
          <wp:inline distT="0" distB="0" distL="0" distR="0" wp14:anchorId="4E6A94CA" wp14:editId="5658436F">
            <wp:extent cx="5943600" cy="1003300"/>
            <wp:effectExtent l="0" t="0" r="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27F86" w14:textId="2EAF7E07" w:rsidR="00E522A8" w:rsidRDefault="00E522A8" w:rsidP="00E522A8">
      <w:pPr>
        <w:pStyle w:val="Caption"/>
        <w:jc w:val="center"/>
        <w:rPr>
          <w:lang w:val="sr-Cyrl-RS"/>
        </w:rPr>
      </w:pPr>
      <w:r>
        <w:t xml:space="preserve">Слика </w:t>
      </w:r>
      <w:fldSimple w:instr=" SEQ Слика \* ARABIC ">
        <w:r>
          <w:rPr>
            <w:noProof/>
          </w:rPr>
          <w:t>7</w:t>
        </w:r>
      </w:fldSimple>
      <w:r>
        <w:rPr>
          <w:lang w:val="sr-Cyrl-RS"/>
        </w:rPr>
        <w:t>.  Приказ дела имплементације рекогниције лица од интереса</w:t>
      </w:r>
    </w:p>
    <w:p w14:paraId="0D35B87B" w14:textId="77777777" w:rsidR="00BD5712" w:rsidRDefault="00BD5712" w:rsidP="00784551">
      <w:pPr>
        <w:pStyle w:val="NoSpacing"/>
        <w:rPr>
          <w:lang w:val="sr-Cyrl-RS"/>
        </w:rPr>
      </w:pPr>
    </w:p>
    <w:p w14:paraId="4F9802AB" w14:textId="5CC85AEC" w:rsidR="003E1293" w:rsidRDefault="003E1293" w:rsidP="003E1293">
      <w:pPr>
        <w:keepNext/>
        <w:spacing w:after="160" w:line="259" w:lineRule="auto"/>
        <w:jc w:val="center"/>
      </w:pPr>
      <w:r>
        <w:rPr>
          <w:noProof/>
        </w:rPr>
        <w:drawing>
          <wp:inline distT="0" distB="0" distL="0" distR="0" wp14:anchorId="3588D114" wp14:editId="4ECD35FE">
            <wp:extent cx="5731329" cy="2949553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329" cy="2949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94649" w14:textId="6FA6699C" w:rsidR="005E745E" w:rsidRDefault="003E1293" w:rsidP="005E745E">
      <w:pPr>
        <w:pStyle w:val="Caption"/>
        <w:jc w:val="center"/>
        <w:rPr>
          <w:sz w:val="24"/>
          <w:szCs w:val="24"/>
        </w:rPr>
      </w:pPr>
      <w:r w:rsidRPr="003E1293">
        <w:rPr>
          <w:sz w:val="24"/>
          <w:szCs w:val="24"/>
        </w:rPr>
        <w:t xml:space="preserve">Слика </w:t>
      </w:r>
      <w:r w:rsidRPr="003E1293">
        <w:rPr>
          <w:sz w:val="24"/>
          <w:szCs w:val="24"/>
        </w:rPr>
        <w:fldChar w:fldCharType="begin"/>
      </w:r>
      <w:r w:rsidRPr="003E1293">
        <w:rPr>
          <w:sz w:val="24"/>
          <w:szCs w:val="24"/>
        </w:rPr>
        <w:instrText xml:space="preserve"> SEQ Слика \* ARABIC </w:instrText>
      </w:r>
      <w:r w:rsidRPr="003E1293">
        <w:rPr>
          <w:sz w:val="24"/>
          <w:szCs w:val="24"/>
        </w:rPr>
        <w:fldChar w:fldCharType="separate"/>
      </w:r>
      <w:r w:rsidR="00E522A8">
        <w:rPr>
          <w:noProof/>
          <w:sz w:val="24"/>
          <w:szCs w:val="24"/>
        </w:rPr>
        <w:t>8</w:t>
      </w:r>
      <w:r w:rsidRPr="003E1293">
        <w:rPr>
          <w:sz w:val="24"/>
          <w:szCs w:val="24"/>
        </w:rPr>
        <w:fldChar w:fldCharType="end"/>
      </w:r>
      <w:r w:rsidRPr="003E1293">
        <w:rPr>
          <w:sz w:val="24"/>
          <w:szCs w:val="24"/>
          <w:lang w:val="sr-Cyrl-RS"/>
        </w:rPr>
        <w:t xml:space="preserve">.  Препознавање админа уз помоћ платформе </w:t>
      </w:r>
      <w:r w:rsidRPr="003E1293">
        <w:rPr>
          <w:sz w:val="24"/>
          <w:szCs w:val="24"/>
        </w:rPr>
        <w:t>Tensorflow</w:t>
      </w:r>
    </w:p>
    <w:p w14:paraId="0006A296" w14:textId="77777777" w:rsidR="005E745E" w:rsidRPr="005E745E" w:rsidRDefault="005E745E" w:rsidP="005E745E">
      <w:pPr>
        <w:pStyle w:val="NoSpacing"/>
      </w:pPr>
    </w:p>
    <w:p w14:paraId="643D900D" w14:textId="51A6D81E" w:rsidR="00BD5712" w:rsidRDefault="00657A4C" w:rsidP="00BD5712">
      <w:pPr>
        <w:spacing w:after="160" w:line="259" w:lineRule="auto"/>
        <w:rPr>
          <w:lang w:val="sr-Cyrl-RS"/>
        </w:rPr>
      </w:pPr>
      <w:r>
        <w:rPr>
          <w:lang w:val="sr-Cyrl-RS"/>
        </w:rPr>
        <w:tab/>
        <w:t>Мењање фрејмова</w:t>
      </w:r>
      <w:r w:rsidR="0098131B">
        <w:rPr>
          <w:lang w:val="sr-Cyrl-RS"/>
        </w:rPr>
        <w:t>,</w:t>
      </w:r>
      <w:r>
        <w:rPr>
          <w:lang w:val="sr-Cyrl-RS"/>
        </w:rPr>
        <w:t xml:space="preserve"> </w:t>
      </w:r>
      <w:r w:rsidR="0098131B">
        <w:rPr>
          <w:lang w:val="sr-Cyrl-RS"/>
        </w:rPr>
        <w:t xml:space="preserve">односно </w:t>
      </w:r>
      <w:r>
        <w:rPr>
          <w:lang w:val="sr-Cyrl-RS"/>
        </w:rPr>
        <w:t>стримовање камере</w:t>
      </w:r>
      <w:r w:rsidR="0098131B">
        <w:rPr>
          <w:lang w:val="sr-Cyrl-RS"/>
        </w:rPr>
        <w:t>,</w:t>
      </w:r>
      <w:r>
        <w:rPr>
          <w:lang w:val="sr-Cyrl-RS"/>
        </w:rPr>
        <w:t xml:space="preserve"> могуће је помоћу </w:t>
      </w:r>
      <w:r>
        <w:rPr>
          <w:i/>
          <w:iCs/>
          <w:lang w:val="sr-Latn-RS"/>
        </w:rPr>
        <w:t xml:space="preserve">cv2.waitKey </w:t>
      </w:r>
      <w:r>
        <w:rPr>
          <w:lang w:val="sr-Cyrl-RS"/>
        </w:rPr>
        <w:t>функције којој се прослеђује број као параметар који апроксимира брзину промене фрејмова (</w:t>
      </w:r>
      <w:r>
        <w:rPr>
          <w:i/>
          <w:iCs/>
          <w:lang w:val="sr-Latn-RS"/>
        </w:rPr>
        <w:t>fps</w:t>
      </w:r>
      <w:r>
        <w:rPr>
          <w:lang w:val="sr-Latn-RS"/>
        </w:rPr>
        <w:t xml:space="preserve">). </w:t>
      </w:r>
      <w:r>
        <w:rPr>
          <w:lang w:val="sr-Cyrl-RS"/>
        </w:rPr>
        <w:t>Уколико се проследи јединица</w:t>
      </w:r>
      <w:r w:rsidR="0098131B">
        <w:rPr>
          <w:lang w:val="sr-Cyrl-RS"/>
        </w:rPr>
        <w:t>,</w:t>
      </w:r>
      <w:r>
        <w:rPr>
          <w:lang w:val="sr-Cyrl-RS"/>
        </w:rPr>
        <w:t xml:space="preserve"> фрејмови ће се прослеђивати у реалном времену.</w:t>
      </w:r>
    </w:p>
    <w:p w14:paraId="00F9005B" w14:textId="77777777" w:rsidR="003F5A35" w:rsidRDefault="003F5A35" w:rsidP="003F5A35">
      <w:pPr>
        <w:keepNext/>
        <w:spacing w:after="160" w:line="259" w:lineRule="auto"/>
        <w:jc w:val="center"/>
      </w:pPr>
      <w:r>
        <w:rPr>
          <w:noProof/>
        </w:rPr>
        <w:lastRenderedPageBreak/>
        <w:drawing>
          <wp:inline distT="0" distB="0" distL="0" distR="0" wp14:anchorId="5D27DEA8" wp14:editId="11D0222B">
            <wp:extent cx="3549863" cy="7660998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9863" cy="76609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F615F1" w14:textId="2566BE32" w:rsidR="003F5A35" w:rsidRPr="003F5A35" w:rsidRDefault="003F5A35" w:rsidP="003F5A35">
      <w:pPr>
        <w:pStyle w:val="Caption"/>
        <w:jc w:val="center"/>
        <w:rPr>
          <w:i w:val="0"/>
          <w:iCs w:val="0"/>
          <w:sz w:val="24"/>
          <w:szCs w:val="24"/>
          <w:lang w:val="sr-Cyrl-RS"/>
        </w:rPr>
      </w:pPr>
      <w:r w:rsidRPr="003F5A35">
        <w:rPr>
          <w:sz w:val="24"/>
          <w:szCs w:val="24"/>
        </w:rPr>
        <w:t xml:space="preserve">Слика </w:t>
      </w:r>
      <w:r w:rsidRPr="003F5A35">
        <w:rPr>
          <w:sz w:val="24"/>
          <w:szCs w:val="24"/>
        </w:rPr>
        <w:fldChar w:fldCharType="begin"/>
      </w:r>
      <w:r w:rsidRPr="003F5A35">
        <w:rPr>
          <w:sz w:val="24"/>
          <w:szCs w:val="24"/>
        </w:rPr>
        <w:instrText xml:space="preserve"> SEQ Слика \* ARABIC </w:instrText>
      </w:r>
      <w:r w:rsidRPr="003F5A35">
        <w:rPr>
          <w:sz w:val="24"/>
          <w:szCs w:val="24"/>
        </w:rPr>
        <w:fldChar w:fldCharType="separate"/>
      </w:r>
      <w:r w:rsidR="00E522A8">
        <w:rPr>
          <w:noProof/>
          <w:sz w:val="24"/>
          <w:szCs w:val="24"/>
        </w:rPr>
        <w:t>9</w:t>
      </w:r>
      <w:r w:rsidRPr="003F5A35">
        <w:rPr>
          <w:sz w:val="24"/>
          <w:szCs w:val="24"/>
        </w:rPr>
        <w:fldChar w:fldCharType="end"/>
      </w:r>
      <w:r w:rsidRPr="003F5A35">
        <w:rPr>
          <w:sz w:val="24"/>
          <w:szCs w:val="24"/>
          <w:lang w:val="sr-Cyrl-RS"/>
        </w:rPr>
        <w:t>.  Алгоритам рада рачунарског дела апликације</w:t>
      </w:r>
    </w:p>
    <w:p w14:paraId="5618D70F" w14:textId="5BB1A1FE" w:rsidR="00BD5712" w:rsidRDefault="00303027" w:rsidP="00303027">
      <w:pPr>
        <w:pStyle w:val="Heading1"/>
        <w:rPr>
          <w:lang w:val="sr-Cyrl-RS"/>
        </w:rPr>
      </w:pPr>
      <w:bookmarkStart w:id="6" w:name="_Toc39186737"/>
      <w:r>
        <w:rPr>
          <w:lang w:val="sr-Cyrl-RS"/>
        </w:rPr>
        <w:lastRenderedPageBreak/>
        <w:t xml:space="preserve">7 Публиковање података на </w:t>
      </w:r>
      <w:r>
        <w:rPr>
          <w:i/>
          <w:iCs/>
          <w:lang w:val="sr-Latn-RS"/>
        </w:rPr>
        <w:t xml:space="preserve">Cloud </w:t>
      </w:r>
      <w:r>
        <w:rPr>
          <w:lang w:val="sr-Cyrl-RS"/>
        </w:rPr>
        <w:t>сервер</w:t>
      </w:r>
      <w:bookmarkEnd w:id="6"/>
    </w:p>
    <w:p w14:paraId="48A073B3" w14:textId="4E837F7B" w:rsidR="00303027" w:rsidRPr="00F24894" w:rsidRDefault="00303027" w:rsidP="00F24894">
      <w:pPr>
        <w:pStyle w:val="NoSpacing"/>
        <w:rPr>
          <w:szCs w:val="16"/>
          <w:lang w:val="sr-Cyrl-RS"/>
        </w:rPr>
      </w:pPr>
    </w:p>
    <w:p w14:paraId="25BE6947" w14:textId="7209C27F" w:rsidR="00303027" w:rsidRDefault="00303027" w:rsidP="00303027">
      <w:pPr>
        <w:rPr>
          <w:lang w:val="sr-Cyrl-RS"/>
        </w:rPr>
      </w:pPr>
      <w:r>
        <w:rPr>
          <w:lang w:val="sr-Cyrl-RS"/>
        </w:rPr>
        <w:tab/>
        <w:t>Као што је у склопу објашњења ал</w:t>
      </w:r>
      <w:ins w:id="7" w:author="Milan" w:date="2020-05-01T11:56:00Z">
        <w:r w:rsidR="0098131B">
          <w:rPr>
            <w:lang w:val="sr-Cyrl-RS"/>
          </w:rPr>
          <w:t>г</w:t>
        </w:r>
      </w:ins>
      <w:r>
        <w:rPr>
          <w:lang w:val="sr-Cyrl-RS"/>
        </w:rPr>
        <w:t xml:space="preserve">оритма рада и наведено, након прикупљања и обраде слика (фрејмова), те извршене детекције лика и преузетих података са алкотеста, неопходно је похранити резултат на </w:t>
      </w:r>
      <w:r>
        <w:rPr>
          <w:i/>
          <w:iCs/>
        </w:rPr>
        <w:t xml:space="preserve">IoT Cloud </w:t>
      </w:r>
      <w:r>
        <w:rPr>
          <w:lang w:val="sr-Cyrl-RS"/>
        </w:rPr>
        <w:t>платформу.</w:t>
      </w:r>
    </w:p>
    <w:p w14:paraId="1AD8C037" w14:textId="0852B91A" w:rsidR="00303027" w:rsidRPr="00F24894" w:rsidRDefault="00303027" w:rsidP="00F24894">
      <w:pPr>
        <w:pStyle w:val="NoSpacing"/>
        <w:rPr>
          <w:szCs w:val="16"/>
          <w:lang w:val="sr-Cyrl-RS"/>
        </w:rPr>
      </w:pPr>
    </w:p>
    <w:p w14:paraId="6893D9FB" w14:textId="67500961" w:rsidR="00303027" w:rsidRDefault="00303027" w:rsidP="00303027">
      <w:pPr>
        <w:rPr>
          <w:lang w:val="sr-Cyrl-RS"/>
        </w:rPr>
      </w:pPr>
      <w:r>
        <w:rPr>
          <w:lang w:val="sr-Cyrl-RS"/>
        </w:rPr>
        <w:tab/>
        <w:t>Да би публиковање било могуће неопходно је инсталирати</w:t>
      </w:r>
      <w:r>
        <w:rPr>
          <w:lang w:val="sr-Latn-RS"/>
        </w:rPr>
        <w:t xml:space="preserve"> </w:t>
      </w:r>
      <w:r>
        <w:rPr>
          <w:i/>
          <w:iCs/>
          <w:lang w:val="sr-Latn-RS"/>
        </w:rPr>
        <w:t>Wolkabout</w:t>
      </w:r>
      <w:r>
        <w:rPr>
          <w:lang w:val="sr-Cyrl-RS"/>
        </w:rPr>
        <w:t xml:space="preserve">-ове </w:t>
      </w:r>
      <w:r>
        <w:rPr>
          <w:i/>
          <w:iCs/>
          <w:lang w:val="sr-Latn-RS"/>
        </w:rPr>
        <w:t xml:space="preserve">Python </w:t>
      </w:r>
      <w:r>
        <w:rPr>
          <w:lang w:val="sr-Cyrl-RS"/>
        </w:rPr>
        <w:t xml:space="preserve">библиотеке које омогућавају публиковање на тај сервис. Поред тога на </w:t>
      </w:r>
      <w:r w:rsidRPr="00303027">
        <w:rPr>
          <w:i/>
          <w:iCs/>
        </w:rPr>
        <w:t>W</w:t>
      </w:r>
      <w:r>
        <w:rPr>
          <w:i/>
          <w:iCs/>
        </w:rPr>
        <w:t xml:space="preserve">eb </w:t>
      </w:r>
      <w:r>
        <w:rPr>
          <w:lang w:val="sr-Cyrl-RS"/>
        </w:rPr>
        <w:t>страници потребно је креирати</w:t>
      </w:r>
      <w:r w:rsidR="004A7546">
        <w:t xml:space="preserve"> </w:t>
      </w:r>
      <w:r>
        <w:rPr>
          <w:lang w:val="sr-Cyrl-RS"/>
        </w:rPr>
        <w:t>уређај</w:t>
      </w:r>
      <w:r w:rsidR="004A7546">
        <w:t>,</w:t>
      </w:r>
      <w:r>
        <w:rPr>
          <w:lang w:val="sr-Cyrl-RS"/>
        </w:rPr>
        <w:t xml:space="preserve"> </w:t>
      </w:r>
      <w:r w:rsidRPr="004A7546">
        <w:rPr>
          <w:lang w:val="sr-Cyrl-RS"/>
        </w:rPr>
        <w:t>као</w:t>
      </w:r>
      <w:r>
        <w:rPr>
          <w:lang w:val="sr-Cyrl-RS"/>
        </w:rPr>
        <w:t xml:space="preserve"> и</w:t>
      </w:r>
      <w:r w:rsidR="004A7546">
        <w:t xml:space="preserve"> </w:t>
      </w:r>
      <w:r w:rsidR="004A7546">
        <w:rPr>
          <w:i/>
          <w:iCs/>
          <w:lang w:val="sr-Latn-RS"/>
        </w:rPr>
        <w:t xml:space="preserve">Dashboard </w:t>
      </w:r>
      <w:r w:rsidR="004A7546">
        <w:rPr>
          <w:lang w:val="sr-Cyrl-RS"/>
        </w:rPr>
        <w:t xml:space="preserve">табелу на којој ће се ажурирати примљени подаци. Табела може по потреби да има различите начине приказа, као што су графикони. У случају овог пројекта коришћен је обичан </w:t>
      </w:r>
      <w:r w:rsidR="004A7546">
        <w:rPr>
          <w:i/>
          <w:iCs/>
          <w:lang w:val="sr-Latn-RS"/>
        </w:rPr>
        <w:t xml:space="preserve">status bar </w:t>
      </w:r>
      <w:r w:rsidR="004A7546">
        <w:rPr>
          <w:lang w:val="sr-Cyrl-RS"/>
        </w:rPr>
        <w:t>јер су подаци прилично тривијални и своде се на 3</w:t>
      </w:r>
      <w:r w:rsidR="004A7546">
        <w:rPr>
          <w:i/>
          <w:iCs/>
        </w:rPr>
        <w:t xml:space="preserve"> bool</w:t>
      </w:r>
      <w:r w:rsidR="004A7546">
        <w:t xml:space="preserve"> </w:t>
      </w:r>
      <w:r w:rsidR="004A7546">
        <w:rPr>
          <w:lang w:val="sr-Cyrl-RS"/>
        </w:rPr>
        <w:t xml:space="preserve">и 1 </w:t>
      </w:r>
      <w:r w:rsidR="004A7546">
        <w:rPr>
          <w:i/>
          <w:iCs/>
        </w:rPr>
        <w:t>string</w:t>
      </w:r>
      <w:r w:rsidR="004A7546">
        <w:rPr>
          <w:i/>
          <w:iCs/>
          <w:lang w:val="sr-Cyrl-RS"/>
        </w:rPr>
        <w:t xml:space="preserve"> </w:t>
      </w:r>
      <w:r w:rsidR="004A7546">
        <w:rPr>
          <w:lang w:val="sr-Cyrl-RS"/>
        </w:rPr>
        <w:t xml:space="preserve">поруку. Креирањем уређаја генерише се идентификациони кључ </w:t>
      </w:r>
      <w:r w:rsidR="00F75287">
        <w:rPr>
          <w:lang w:val="sr-Cyrl-RS"/>
        </w:rPr>
        <w:t>(</w:t>
      </w:r>
      <w:r w:rsidR="00F75287" w:rsidRPr="00F75287">
        <w:rPr>
          <w:i/>
          <w:iCs/>
        </w:rPr>
        <w:t>ID</w:t>
      </w:r>
      <w:r w:rsidR="00F75287">
        <w:t xml:space="preserve"> </w:t>
      </w:r>
      <w:r w:rsidR="00F75287">
        <w:rPr>
          <w:lang w:val="sr-Cyrl-RS"/>
        </w:rPr>
        <w:t>и лозинка)</w:t>
      </w:r>
      <w:r w:rsidR="00F75287">
        <w:t xml:space="preserve"> </w:t>
      </w:r>
      <w:r w:rsidR="0098131B" w:rsidRPr="00F75287">
        <w:rPr>
          <w:lang w:val="sr-Cyrl-RS"/>
        </w:rPr>
        <w:t>ко</w:t>
      </w:r>
      <w:r w:rsidR="0098131B">
        <w:rPr>
          <w:lang w:val="sr-Cyrl-RS"/>
        </w:rPr>
        <w:t xml:space="preserve">ји </w:t>
      </w:r>
      <w:r w:rsidR="004A7546">
        <w:rPr>
          <w:lang w:val="sr-Cyrl-RS"/>
        </w:rPr>
        <w:t xml:space="preserve">се </w:t>
      </w:r>
      <w:r w:rsidR="0098131B">
        <w:rPr>
          <w:lang w:val="sr-Cyrl-RS"/>
        </w:rPr>
        <w:t xml:space="preserve">прослеђује </w:t>
      </w:r>
      <w:r w:rsidR="004A7546">
        <w:rPr>
          <w:lang w:val="sr-Cyrl-RS"/>
        </w:rPr>
        <w:t xml:space="preserve">програму приликом иницијализације </w:t>
      </w:r>
      <w:r w:rsidR="004A7546">
        <w:rPr>
          <w:i/>
          <w:iCs/>
          <w:lang w:val="sr-Latn-RS"/>
        </w:rPr>
        <w:t>Wolkabout</w:t>
      </w:r>
      <w:r w:rsidR="004A7546">
        <w:rPr>
          <w:i/>
          <w:iCs/>
          <w:lang w:val="sr-Cyrl-RS"/>
        </w:rPr>
        <w:t xml:space="preserve"> </w:t>
      </w:r>
      <w:r w:rsidR="004A7546">
        <w:rPr>
          <w:lang w:val="sr-Cyrl-RS"/>
        </w:rPr>
        <w:t>дела.</w:t>
      </w:r>
    </w:p>
    <w:p w14:paraId="3BECC65C" w14:textId="77777777" w:rsidR="00F24894" w:rsidRPr="00F24894" w:rsidRDefault="00F24894" w:rsidP="00F24894">
      <w:pPr>
        <w:pStyle w:val="NoSpacing"/>
        <w:rPr>
          <w:lang w:val="sr-Cyrl-RS"/>
        </w:rPr>
      </w:pPr>
    </w:p>
    <w:p w14:paraId="1AEBBD73" w14:textId="0484B412" w:rsidR="004A7546" w:rsidRPr="00E23205" w:rsidRDefault="004A7546" w:rsidP="00303027">
      <w:pPr>
        <w:rPr>
          <w:lang w:val="sr-Latn-RS"/>
        </w:rPr>
      </w:pPr>
      <w:r>
        <w:rPr>
          <w:lang w:val="sr-Cyrl-RS"/>
        </w:rPr>
        <w:tab/>
        <w:t>Апликација на сваких 5 секунди врши пресек стања те шаље резултујуће податке на сервер.</w:t>
      </w:r>
      <w:r w:rsidR="005931A7">
        <w:rPr>
          <w:lang w:val="sr-Cyrl-RS"/>
        </w:rPr>
        <w:t xml:space="preserve"> Пре самог публиковања чекају се подаци са </w:t>
      </w:r>
      <w:r w:rsidR="0098131B">
        <w:rPr>
          <w:i/>
          <w:iCs/>
          <w:lang w:val="sr-Latn-RS"/>
        </w:rPr>
        <w:t>RaspberryPi</w:t>
      </w:r>
      <w:r w:rsidR="005931A7">
        <w:rPr>
          <w:i/>
          <w:iCs/>
          <w:lang w:val="sr-Cyrl-RS"/>
        </w:rPr>
        <w:t xml:space="preserve"> </w:t>
      </w:r>
      <w:r w:rsidR="005931A7">
        <w:rPr>
          <w:lang w:val="sr-Cyrl-RS"/>
        </w:rPr>
        <w:t>стране.</w:t>
      </w:r>
      <w:r w:rsidR="00E821F0">
        <w:rPr>
          <w:lang w:val="sr-Cyrl-RS"/>
        </w:rPr>
        <w:t xml:space="preserve"> Време утрошено на чекање клијента да поднесе захтев од сервера (да притисне било које дугме на тастатури) није урачунато у периоду од 5 секунди.</w:t>
      </w:r>
    </w:p>
    <w:p w14:paraId="26D18564" w14:textId="77777777" w:rsidR="007C2A1A" w:rsidRDefault="007C2A1A" w:rsidP="007C2A1A">
      <w:pPr>
        <w:pStyle w:val="NoSpacing"/>
        <w:rPr>
          <w:lang w:val="sr-Cyrl-RS"/>
        </w:rPr>
      </w:pPr>
    </w:p>
    <w:p w14:paraId="250EB7F2" w14:textId="77777777" w:rsidR="007C2A1A" w:rsidRDefault="007C2A1A" w:rsidP="00AA4179">
      <w:pPr>
        <w:keepNext/>
        <w:jc w:val="left"/>
      </w:pPr>
      <w:r>
        <w:rPr>
          <w:noProof/>
        </w:rPr>
        <w:drawing>
          <wp:inline distT="0" distB="0" distL="0" distR="0" wp14:anchorId="413AC0DA" wp14:editId="06053BD2">
            <wp:extent cx="5943600" cy="1026160"/>
            <wp:effectExtent l="0" t="0" r="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F0DBB" w14:textId="64721235" w:rsidR="007C2A1A" w:rsidRPr="005931A7" w:rsidRDefault="007C2A1A" w:rsidP="007C2A1A">
      <w:pPr>
        <w:pStyle w:val="Caption"/>
        <w:jc w:val="center"/>
        <w:rPr>
          <w:lang w:val="sr-Cyrl-RS"/>
        </w:rPr>
      </w:pPr>
      <w:r w:rsidRPr="00F24894">
        <w:rPr>
          <w:sz w:val="24"/>
          <w:szCs w:val="24"/>
        </w:rPr>
        <w:t xml:space="preserve">Слика </w:t>
      </w:r>
      <w:r w:rsidRPr="00F24894">
        <w:rPr>
          <w:sz w:val="24"/>
          <w:szCs w:val="24"/>
        </w:rPr>
        <w:fldChar w:fldCharType="begin"/>
      </w:r>
      <w:r w:rsidRPr="00F24894">
        <w:rPr>
          <w:sz w:val="24"/>
          <w:szCs w:val="24"/>
        </w:rPr>
        <w:instrText xml:space="preserve"> SEQ Слика \* ARABIC </w:instrText>
      </w:r>
      <w:r w:rsidRPr="00F24894">
        <w:rPr>
          <w:sz w:val="24"/>
          <w:szCs w:val="24"/>
        </w:rPr>
        <w:fldChar w:fldCharType="separate"/>
      </w:r>
      <w:r w:rsidR="00E522A8">
        <w:rPr>
          <w:noProof/>
          <w:sz w:val="24"/>
          <w:szCs w:val="24"/>
        </w:rPr>
        <w:t>10</w:t>
      </w:r>
      <w:r w:rsidRPr="00F24894">
        <w:rPr>
          <w:sz w:val="24"/>
          <w:szCs w:val="24"/>
        </w:rPr>
        <w:fldChar w:fldCharType="end"/>
      </w:r>
      <w:r w:rsidRPr="00F24894">
        <w:rPr>
          <w:sz w:val="24"/>
          <w:szCs w:val="24"/>
          <w:lang w:val="sr-Cyrl-RS"/>
        </w:rPr>
        <w:t xml:space="preserve">.  Приказ имплементације слања података на </w:t>
      </w:r>
      <w:r w:rsidRPr="00F24894">
        <w:rPr>
          <w:sz w:val="24"/>
          <w:szCs w:val="24"/>
        </w:rPr>
        <w:t>Cloud</w:t>
      </w:r>
    </w:p>
    <w:p w14:paraId="17E57DB8" w14:textId="77777777" w:rsidR="004A7546" w:rsidRPr="00F24894" w:rsidRDefault="004A7546" w:rsidP="00303027">
      <w:pPr>
        <w:rPr>
          <w:sz w:val="16"/>
          <w:szCs w:val="16"/>
          <w:lang w:val="sr-Cyrl-RS"/>
        </w:rPr>
      </w:pPr>
    </w:p>
    <w:p w14:paraId="128EEBB0" w14:textId="77777777" w:rsidR="004A7546" w:rsidRDefault="004A7546" w:rsidP="004A7546">
      <w:pPr>
        <w:keepNext/>
        <w:jc w:val="center"/>
      </w:pPr>
      <w:r>
        <w:rPr>
          <w:noProof/>
        </w:rPr>
        <w:drawing>
          <wp:inline distT="0" distB="0" distL="0" distR="0" wp14:anchorId="47F65F98" wp14:editId="63E7D8AA">
            <wp:extent cx="5153025" cy="325752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84366" cy="3277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A5CB5" w14:textId="3DF6B3B5" w:rsidR="006B3706" w:rsidRPr="00F24894" w:rsidRDefault="004A7546" w:rsidP="00F24894">
      <w:pPr>
        <w:pStyle w:val="Caption"/>
        <w:jc w:val="center"/>
        <w:rPr>
          <w:sz w:val="24"/>
          <w:szCs w:val="24"/>
          <w:lang w:val="sr-Cyrl-RS"/>
        </w:rPr>
      </w:pPr>
      <w:r w:rsidRPr="004A7546">
        <w:rPr>
          <w:sz w:val="24"/>
          <w:szCs w:val="24"/>
        </w:rPr>
        <w:t xml:space="preserve">Слика </w:t>
      </w:r>
      <w:r w:rsidRPr="004A7546">
        <w:rPr>
          <w:sz w:val="24"/>
          <w:szCs w:val="24"/>
        </w:rPr>
        <w:fldChar w:fldCharType="begin"/>
      </w:r>
      <w:r w:rsidRPr="004A7546">
        <w:rPr>
          <w:sz w:val="24"/>
          <w:szCs w:val="24"/>
        </w:rPr>
        <w:instrText xml:space="preserve"> SEQ Слика \* ARABIC </w:instrText>
      </w:r>
      <w:r w:rsidRPr="004A7546">
        <w:rPr>
          <w:sz w:val="24"/>
          <w:szCs w:val="24"/>
        </w:rPr>
        <w:fldChar w:fldCharType="separate"/>
      </w:r>
      <w:r w:rsidR="00E522A8">
        <w:rPr>
          <w:noProof/>
          <w:sz w:val="24"/>
          <w:szCs w:val="24"/>
        </w:rPr>
        <w:t>11</w:t>
      </w:r>
      <w:r w:rsidRPr="004A7546">
        <w:rPr>
          <w:sz w:val="24"/>
          <w:szCs w:val="24"/>
        </w:rPr>
        <w:fldChar w:fldCharType="end"/>
      </w:r>
      <w:r w:rsidRPr="004A7546">
        <w:rPr>
          <w:sz w:val="24"/>
          <w:szCs w:val="24"/>
          <w:lang w:val="sr-Cyrl-RS"/>
        </w:rPr>
        <w:t xml:space="preserve">.  Приказ публикованих података на </w:t>
      </w:r>
      <w:r w:rsidRPr="004A7546">
        <w:rPr>
          <w:sz w:val="24"/>
          <w:szCs w:val="24"/>
          <w:lang w:val="sr-Latn-RS"/>
        </w:rPr>
        <w:t xml:space="preserve">Cloud </w:t>
      </w:r>
      <w:r w:rsidRPr="004A7546">
        <w:rPr>
          <w:sz w:val="24"/>
          <w:szCs w:val="24"/>
          <w:lang w:val="sr-Cyrl-RS"/>
        </w:rPr>
        <w:t>сервер</w:t>
      </w:r>
    </w:p>
    <w:p w14:paraId="417B9163" w14:textId="27B62F55" w:rsidR="004A7546" w:rsidRDefault="006B3706" w:rsidP="006B3706">
      <w:pPr>
        <w:pStyle w:val="Heading1"/>
        <w:rPr>
          <w:lang w:val="sr-Cyrl-RS"/>
        </w:rPr>
      </w:pPr>
      <w:bookmarkStart w:id="8" w:name="_Toc39186738"/>
      <w:r>
        <w:rPr>
          <w:lang w:val="sr-Cyrl-RS"/>
        </w:rPr>
        <w:lastRenderedPageBreak/>
        <w:t>8 Имплементација алгоритма за алкотестирање</w:t>
      </w:r>
      <w:bookmarkEnd w:id="8"/>
    </w:p>
    <w:p w14:paraId="1342A526" w14:textId="7EC67167" w:rsidR="006B3706" w:rsidRDefault="006B3706" w:rsidP="006B3706">
      <w:pPr>
        <w:rPr>
          <w:lang w:val="sr-Cyrl-RS"/>
        </w:rPr>
      </w:pPr>
    </w:p>
    <w:p w14:paraId="1DF96B04" w14:textId="71FCC43E" w:rsidR="006B3706" w:rsidRDefault="00A433D6" w:rsidP="006B3706">
      <w:pPr>
        <w:rPr>
          <w:lang w:val="sr-Cyrl-RS"/>
        </w:rPr>
      </w:pPr>
      <w:r>
        <w:rPr>
          <w:lang w:val="sr-Cyrl-RS"/>
        </w:rPr>
        <w:tab/>
      </w:r>
      <w:r w:rsidR="00510962">
        <w:rPr>
          <w:lang w:val="sr-Cyrl-RS"/>
        </w:rPr>
        <w:t xml:space="preserve">Како би се проширила функционалност пројекта, у исти је додат и алкотест. Алкотестирање могуће је захваљујући </w:t>
      </w:r>
      <w:r w:rsidR="00510962">
        <w:rPr>
          <w:i/>
          <w:iCs/>
          <w:lang w:val="sr-Latn-RS"/>
        </w:rPr>
        <w:t>MQ-2</w:t>
      </w:r>
      <w:r w:rsidR="00510962">
        <w:rPr>
          <w:lang w:val="sr-Latn-RS"/>
        </w:rPr>
        <w:t xml:space="preserve"> </w:t>
      </w:r>
      <w:r w:rsidR="00510962">
        <w:rPr>
          <w:lang w:val="sr-Cyrl-RS"/>
        </w:rPr>
        <w:t xml:space="preserve">сензору, који ради на принципу </w:t>
      </w:r>
      <w:r w:rsidR="00272F33">
        <w:rPr>
          <w:lang w:val="sr-Cyrl-RS"/>
        </w:rPr>
        <w:t>пироелектричног ефекта, мерећи промену у проводности калај-диоксида (</w:t>
      </w:r>
      <w:r w:rsidR="00272F33">
        <w:rPr>
          <w:lang w:val="sr-Latn-RS"/>
        </w:rPr>
        <w:t>SnO</w:t>
      </w:r>
      <w:r w:rsidR="00272F33" w:rsidRPr="00E23205">
        <w:rPr>
          <w:vertAlign w:val="subscript"/>
          <w:lang w:val="sr-Latn-RS"/>
        </w:rPr>
        <w:t>2</w:t>
      </w:r>
      <w:r w:rsidR="00272F33">
        <w:rPr>
          <w:lang w:val="sr-Latn-RS"/>
        </w:rPr>
        <w:t xml:space="preserve">) </w:t>
      </w:r>
      <w:r w:rsidR="00272F33">
        <w:rPr>
          <w:lang w:val="sr-Cyrl-RS"/>
        </w:rPr>
        <w:t>у присуству запаљивих гасова, у шта спадају и алкохолна испарења</w:t>
      </w:r>
      <w:r w:rsidR="00510962">
        <w:rPr>
          <w:lang w:val="sr-Cyrl-RS"/>
        </w:rPr>
        <w:t xml:space="preserve">. </w:t>
      </w:r>
      <w:r w:rsidR="00510962">
        <w:rPr>
          <w:i/>
          <w:iCs/>
          <w:lang w:val="sr-Latn-RS"/>
        </w:rPr>
        <w:t>MQ-2</w:t>
      </w:r>
      <w:r w:rsidR="00510962">
        <w:rPr>
          <w:lang w:val="sr-Latn-RS"/>
        </w:rPr>
        <w:t xml:space="preserve"> </w:t>
      </w:r>
      <w:r w:rsidR="00510962">
        <w:rPr>
          <w:lang w:val="sr-Cyrl-RS"/>
        </w:rPr>
        <w:t xml:space="preserve">сензор поред пинова за напајање садржи </w:t>
      </w:r>
      <w:r w:rsidR="00B8564D">
        <w:rPr>
          <w:lang w:val="sr-Cyrl-RS"/>
        </w:rPr>
        <w:t xml:space="preserve">и </w:t>
      </w:r>
      <w:r w:rsidR="00510962">
        <w:rPr>
          <w:lang w:val="sr-Cyrl-RS"/>
        </w:rPr>
        <w:t>два излазна пина – дигитални и аналогни. Аналогни пин обезбеђује прецизнију информацију о концентрацији алкохола, док дигитални представља бинарни излаз. Уколико се у ваздуху налази довољна концентрација алкохола на дигиталном излазу враћа се логичка нула, у супротном јединица. За потребе овог пројекта довољно је било коришћење дигитално</w:t>
      </w:r>
      <w:r w:rsidR="00A00549">
        <w:rPr>
          <w:lang w:val="sr-Cyrl-RS"/>
        </w:rPr>
        <w:t>г</w:t>
      </w:r>
      <w:r w:rsidR="00510962">
        <w:rPr>
          <w:lang w:val="sr-Cyrl-RS"/>
        </w:rPr>
        <w:t xml:space="preserve"> излаза сензора. </w:t>
      </w:r>
    </w:p>
    <w:p w14:paraId="7929B37E" w14:textId="3A737ABF" w:rsidR="00510962" w:rsidRDefault="00510962" w:rsidP="00B757F2">
      <w:pPr>
        <w:pStyle w:val="NoSpacing"/>
        <w:rPr>
          <w:lang w:val="sr-Cyrl-RS"/>
        </w:rPr>
      </w:pPr>
    </w:p>
    <w:p w14:paraId="0C2F889D" w14:textId="77777777" w:rsidR="00B757F2" w:rsidRDefault="00B757F2" w:rsidP="00AA4179">
      <w:pPr>
        <w:keepNext/>
        <w:jc w:val="left"/>
      </w:pPr>
      <w:r>
        <w:rPr>
          <w:noProof/>
        </w:rPr>
        <w:drawing>
          <wp:inline distT="0" distB="0" distL="0" distR="0" wp14:anchorId="7D34D584" wp14:editId="6EF029C1">
            <wp:extent cx="4191000" cy="65722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8CDFF" w14:textId="04EC8D19" w:rsidR="00B757F2" w:rsidRPr="00B757F2" w:rsidRDefault="00B757F2" w:rsidP="00B757F2">
      <w:pPr>
        <w:pStyle w:val="Caption"/>
        <w:jc w:val="center"/>
        <w:rPr>
          <w:sz w:val="24"/>
          <w:szCs w:val="24"/>
          <w:lang w:val="sr-Cyrl-RS"/>
        </w:rPr>
      </w:pPr>
      <w:r w:rsidRPr="00B757F2">
        <w:rPr>
          <w:sz w:val="24"/>
          <w:szCs w:val="24"/>
        </w:rPr>
        <w:t xml:space="preserve">Слика </w:t>
      </w:r>
      <w:r w:rsidRPr="00B757F2">
        <w:rPr>
          <w:sz w:val="24"/>
          <w:szCs w:val="24"/>
        </w:rPr>
        <w:fldChar w:fldCharType="begin"/>
      </w:r>
      <w:r w:rsidRPr="00B757F2">
        <w:rPr>
          <w:sz w:val="24"/>
          <w:szCs w:val="24"/>
        </w:rPr>
        <w:instrText xml:space="preserve"> SEQ Слика \* ARABIC </w:instrText>
      </w:r>
      <w:r w:rsidRPr="00B757F2">
        <w:rPr>
          <w:sz w:val="24"/>
          <w:szCs w:val="24"/>
        </w:rPr>
        <w:fldChar w:fldCharType="separate"/>
      </w:r>
      <w:r w:rsidR="00E522A8">
        <w:rPr>
          <w:noProof/>
          <w:sz w:val="24"/>
          <w:szCs w:val="24"/>
        </w:rPr>
        <w:t>12</w:t>
      </w:r>
      <w:r w:rsidRPr="00B757F2">
        <w:rPr>
          <w:sz w:val="24"/>
          <w:szCs w:val="24"/>
        </w:rPr>
        <w:fldChar w:fldCharType="end"/>
      </w:r>
      <w:r w:rsidRPr="00B757F2">
        <w:rPr>
          <w:sz w:val="24"/>
          <w:szCs w:val="24"/>
          <w:lang w:val="sr-Cyrl-RS"/>
        </w:rPr>
        <w:t>.  Приказ иницијализације сензора</w:t>
      </w:r>
    </w:p>
    <w:p w14:paraId="35E93D71" w14:textId="77777777" w:rsidR="00B757F2" w:rsidRDefault="00B757F2" w:rsidP="00B757F2">
      <w:pPr>
        <w:pStyle w:val="NoSpacing"/>
        <w:rPr>
          <w:lang w:val="sr-Cyrl-RS"/>
        </w:rPr>
      </w:pPr>
    </w:p>
    <w:p w14:paraId="2CB8CDD0" w14:textId="7D4CFF96" w:rsidR="00F95F8A" w:rsidRDefault="00F95F8A" w:rsidP="00F95F8A">
      <w:pPr>
        <w:ind w:firstLine="720"/>
        <w:rPr>
          <w:lang w:val="sr-Cyrl-RS"/>
        </w:rPr>
      </w:pPr>
      <w:r>
        <w:rPr>
          <w:lang w:val="sr-Cyrl-RS"/>
        </w:rPr>
        <w:t xml:space="preserve">Сензор се повезује на </w:t>
      </w:r>
      <w:r w:rsidRPr="00510962">
        <w:rPr>
          <w:i/>
          <w:iCs/>
        </w:rPr>
        <w:t>RaspberryPi</w:t>
      </w:r>
      <w:r>
        <w:rPr>
          <w:lang w:val="sr-Cyrl-RS"/>
        </w:rPr>
        <w:t xml:space="preserve">. Дигитални излазни пин може се повезати на било који од слободних </w:t>
      </w:r>
      <w:r>
        <w:rPr>
          <w:i/>
          <w:iCs/>
        </w:rPr>
        <w:t xml:space="preserve">GPIO </w:t>
      </w:r>
      <w:r>
        <w:rPr>
          <w:lang w:val="sr-Cyrl-RS"/>
        </w:rPr>
        <w:t xml:space="preserve">пинова </w:t>
      </w:r>
      <w:r w:rsidR="00B8564D">
        <w:rPr>
          <w:lang w:val="sr-Cyrl-RS"/>
        </w:rPr>
        <w:t xml:space="preserve">овог мини </w:t>
      </w:r>
      <w:r>
        <w:rPr>
          <w:lang w:val="sr-Cyrl-RS"/>
        </w:rPr>
        <w:t>рачунара. Напај</w:t>
      </w:r>
      <w:r w:rsidR="00E3446F">
        <w:rPr>
          <w:lang w:val="sr-Cyrl-RS"/>
        </w:rPr>
        <w:t>а</w:t>
      </w:r>
      <w:r>
        <w:rPr>
          <w:lang w:val="sr-Cyrl-RS"/>
        </w:rPr>
        <w:t>ње сензора је 5</w:t>
      </w:r>
      <w:r>
        <w:rPr>
          <w:lang w:val="sr-Latn-RS"/>
        </w:rPr>
        <w:t xml:space="preserve"> </w:t>
      </w:r>
      <w:r>
        <w:rPr>
          <w:i/>
          <w:iCs/>
          <w:lang w:val="sr-Latn-RS"/>
        </w:rPr>
        <w:t>V</w:t>
      </w:r>
      <w:r w:rsidR="00E3446F">
        <w:rPr>
          <w:lang w:val="sr-Cyrl-RS"/>
        </w:rPr>
        <w:t>.</w:t>
      </w:r>
    </w:p>
    <w:p w14:paraId="7ED1CF0C" w14:textId="77777777" w:rsidR="00F95F8A" w:rsidRDefault="00F95F8A" w:rsidP="006B3706">
      <w:pPr>
        <w:rPr>
          <w:lang w:val="sr-Cyrl-RS"/>
        </w:rPr>
      </w:pPr>
    </w:p>
    <w:p w14:paraId="6A4834ED" w14:textId="77777777" w:rsidR="00510962" w:rsidRDefault="00510962" w:rsidP="00510962">
      <w:pPr>
        <w:keepNext/>
        <w:jc w:val="center"/>
      </w:pPr>
      <w:r>
        <w:rPr>
          <w:noProof/>
        </w:rPr>
        <w:drawing>
          <wp:inline distT="0" distB="0" distL="0" distR="0" wp14:anchorId="033E0302" wp14:editId="73D40AF6">
            <wp:extent cx="4337957" cy="3046766"/>
            <wp:effectExtent l="0" t="0" r="5715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54497" cy="3058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52DB3" w14:textId="5D7B67A4" w:rsidR="00C802B8" w:rsidRDefault="00510962" w:rsidP="00F95F8A">
      <w:pPr>
        <w:pStyle w:val="Caption"/>
        <w:jc w:val="center"/>
        <w:rPr>
          <w:i w:val="0"/>
          <w:iCs w:val="0"/>
          <w:lang w:val="sr-Cyrl-RS"/>
        </w:rPr>
      </w:pPr>
      <w:r w:rsidRPr="00510962">
        <w:rPr>
          <w:sz w:val="24"/>
          <w:szCs w:val="24"/>
        </w:rPr>
        <w:t xml:space="preserve">Слика </w:t>
      </w:r>
      <w:r w:rsidRPr="00510962">
        <w:rPr>
          <w:sz w:val="24"/>
          <w:szCs w:val="24"/>
        </w:rPr>
        <w:fldChar w:fldCharType="begin"/>
      </w:r>
      <w:r w:rsidRPr="00510962">
        <w:rPr>
          <w:sz w:val="24"/>
          <w:szCs w:val="24"/>
        </w:rPr>
        <w:instrText xml:space="preserve"> SEQ Слика \* ARABIC </w:instrText>
      </w:r>
      <w:r w:rsidRPr="00510962">
        <w:rPr>
          <w:sz w:val="24"/>
          <w:szCs w:val="24"/>
        </w:rPr>
        <w:fldChar w:fldCharType="separate"/>
      </w:r>
      <w:r w:rsidR="00E522A8">
        <w:rPr>
          <w:noProof/>
          <w:sz w:val="24"/>
          <w:szCs w:val="24"/>
        </w:rPr>
        <w:t>13</w:t>
      </w:r>
      <w:r w:rsidRPr="00510962">
        <w:rPr>
          <w:sz w:val="24"/>
          <w:szCs w:val="24"/>
        </w:rPr>
        <w:fldChar w:fldCharType="end"/>
      </w:r>
      <w:r w:rsidRPr="00510962">
        <w:rPr>
          <w:sz w:val="24"/>
          <w:szCs w:val="24"/>
        </w:rPr>
        <w:t xml:space="preserve">.  </w:t>
      </w:r>
      <w:r w:rsidRPr="00510962">
        <w:rPr>
          <w:sz w:val="24"/>
          <w:szCs w:val="24"/>
          <w:lang w:val="sr-Cyrl-RS"/>
        </w:rPr>
        <w:t>Приказ физичког повезивања сензора</w:t>
      </w:r>
    </w:p>
    <w:p w14:paraId="4DF8035E" w14:textId="225B87AB" w:rsidR="00C802B8" w:rsidRDefault="00C802B8" w:rsidP="006B3706">
      <w:pPr>
        <w:rPr>
          <w:lang w:val="sr-Cyrl-RS"/>
        </w:rPr>
      </w:pPr>
      <w:r>
        <w:rPr>
          <w:lang w:val="sr-Cyrl-RS"/>
        </w:rPr>
        <w:tab/>
        <w:t xml:space="preserve">Серверска апликација (апликација која је покренута на </w:t>
      </w:r>
      <w:r w:rsidRPr="00510962">
        <w:rPr>
          <w:i/>
          <w:iCs/>
        </w:rPr>
        <w:t>RaspberryPi</w:t>
      </w:r>
      <w:r>
        <w:rPr>
          <w:lang w:val="sr-Cyrl-RS"/>
        </w:rPr>
        <w:t xml:space="preserve">) функционише по </w:t>
      </w:r>
      <w:r>
        <w:rPr>
          <w:i/>
          <w:iCs/>
        </w:rPr>
        <w:t xml:space="preserve">Multithreading </w:t>
      </w:r>
      <w:r>
        <w:rPr>
          <w:lang w:val="sr-Cyrl-RS"/>
        </w:rPr>
        <w:t xml:space="preserve">принципу, где улогу главног треда игра бесконачна петља </w:t>
      </w:r>
      <w:r w:rsidR="00F95F8A">
        <w:rPr>
          <w:lang w:val="sr-Cyrl-RS"/>
        </w:rPr>
        <w:t xml:space="preserve">у оквиру </w:t>
      </w:r>
      <w:r>
        <w:rPr>
          <w:lang w:val="sr-Cyrl-RS"/>
        </w:rPr>
        <w:t>кој</w:t>
      </w:r>
      <w:r w:rsidR="00F95F8A">
        <w:rPr>
          <w:lang w:val="sr-Cyrl-RS"/>
        </w:rPr>
        <w:t>е</w:t>
      </w:r>
      <w:r>
        <w:rPr>
          <w:lang w:val="sr-Cyrl-RS"/>
        </w:rPr>
        <w:t xml:space="preserve"> </w:t>
      </w:r>
      <w:r w:rsidR="00F95F8A">
        <w:rPr>
          <w:lang w:val="sr-Cyrl-RS"/>
        </w:rPr>
        <w:t xml:space="preserve">се </w:t>
      </w:r>
      <w:r>
        <w:rPr>
          <w:lang w:val="sr-Cyrl-RS"/>
        </w:rPr>
        <w:t xml:space="preserve">на сваких </w:t>
      </w:r>
      <w:r w:rsidRPr="00C802B8">
        <w:rPr>
          <w:lang w:val="sr-Cyrl-RS"/>
        </w:rPr>
        <w:t>100</w:t>
      </w:r>
      <w:r>
        <w:rPr>
          <w:lang w:val="sr-Latn-RS"/>
        </w:rPr>
        <w:t xml:space="preserve"> </w:t>
      </w:r>
      <w:r>
        <w:rPr>
          <w:i/>
          <w:iCs/>
          <w:lang w:val="sr-Latn-RS"/>
        </w:rPr>
        <w:t xml:space="preserve">ms </w:t>
      </w:r>
      <w:r w:rsidR="00F95F8A">
        <w:rPr>
          <w:lang w:val="sr-Cyrl-RS"/>
        </w:rPr>
        <w:t xml:space="preserve">преузимају подаци са дигиталног излаза сензора и исписују на излазу конзоле. Сваким новим повезивањем клијента креира се нови тред који реагује на догађај (енг. </w:t>
      </w:r>
      <w:r w:rsidR="00F95F8A">
        <w:rPr>
          <w:i/>
          <w:iCs/>
          <w:lang w:val="sr-Latn-RS"/>
        </w:rPr>
        <w:t>Event</w:t>
      </w:r>
      <w:r w:rsidR="00F95F8A">
        <w:rPr>
          <w:lang w:val="sr-Latn-RS"/>
        </w:rPr>
        <w:t xml:space="preserve">) </w:t>
      </w:r>
      <w:r w:rsidR="00F95F8A">
        <w:rPr>
          <w:lang w:val="sr-Cyrl-RS"/>
        </w:rPr>
        <w:t>у виду захтева клијента да добије тренутне податке са сензора.</w:t>
      </w:r>
    </w:p>
    <w:p w14:paraId="66278933" w14:textId="77777777" w:rsidR="00194DDC" w:rsidRDefault="00194DDC" w:rsidP="00AA4179">
      <w:pPr>
        <w:keepNext/>
        <w:jc w:val="left"/>
      </w:pPr>
      <w:r>
        <w:rPr>
          <w:noProof/>
        </w:rPr>
        <w:lastRenderedPageBreak/>
        <w:drawing>
          <wp:inline distT="0" distB="0" distL="0" distR="0" wp14:anchorId="59A29499" wp14:editId="4DBB4830">
            <wp:extent cx="3283527" cy="248188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08352" cy="2500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9EE19" w14:textId="618CE131" w:rsidR="00194DDC" w:rsidRPr="00194DDC" w:rsidRDefault="00194DDC" w:rsidP="00194DDC">
      <w:pPr>
        <w:pStyle w:val="Caption"/>
        <w:jc w:val="center"/>
        <w:rPr>
          <w:sz w:val="24"/>
          <w:szCs w:val="24"/>
          <w:lang w:val="sr-Cyrl-RS"/>
        </w:rPr>
      </w:pPr>
      <w:r w:rsidRPr="00194DDC">
        <w:rPr>
          <w:sz w:val="24"/>
          <w:szCs w:val="24"/>
        </w:rPr>
        <w:t xml:space="preserve">Слика </w:t>
      </w:r>
      <w:r w:rsidRPr="00194DDC">
        <w:rPr>
          <w:sz w:val="24"/>
          <w:szCs w:val="24"/>
        </w:rPr>
        <w:fldChar w:fldCharType="begin"/>
      </w:r>
      <w:r w:rsidRPr="00194DDC">
        <w:rPr>
          <w:sz w:val="24"/>
          <w:szCs w:val="24"/>
        </w:rPr>
        <w:instrText xml:space="preserve"> SEQ Слика \* ARABIC </w:instrText>
      </w:r>
      <w:r w:rsidRPr="00194DDC">
        <w:rPr>
          <w:sz w:val="24"/>
          <w:szCs w:val="24"/>
        </w:rPr>
        <w:fldChar w:fldCharType="separate"/>
      </w:r>
      <w:r w:rsidR="00E522A8">
        <w:rPr>
          <w:noProof/>
          <w:sz w:val="24"/>
          <w:szCs w:val="24"/>
        </w:rPr>
        <w:t>14</w:t>
      </w:r>
      <w:r w:rsidRPr="00194DDC">
        <w:rPr>
          <w:sz w:val="24"/>
          <w:szCs w:val="24"/>
        </w:rPr>
        <w:fldChar w:fldCharType="end"/>
      </w:r>
      <w:r w:rsidRPr="00194DDC">
        <w:rPr>
          <w:sz w:val="24"/>
          <w:szCs w:val="24"/>
        </w:rPr>
        <w:t xml:space="preserve">.  </w:t>
      </w:r>
      <w:r w:rsidRPr="00194DDC">
        <w:rPr>
          <w:sz w:val="24"/>
          <w:szCs w:val="24"/>
          <w:lang w:val="sr-Cyrl-RS"/>
        </w:rPr>
        <w:t>Приказ имплементације петље за конектованог клијента</w:t>
      </w:r>
    </w:p>
    <w:p w14:paraId="445B28FD" w14:textId="78404228" w:rsidR="00F95F8A" w:rsidRDefault="00F95F8A" w:rsidP="00194DDC">
      <w:pPr>
        <w:pStyle w:val="NoSpacing"/>
        <w:rPr>
          <w:lang w:val="sr-Cyrl-RS"/>
        </w:rPr>
      </w:pPr>
    </w:p>
    <w:p w14:paraId="38C4CEA5" w14:textId="77777777" w:rsidR="00ED621F" w:rsidRDefault="00ED621F" w:rsidP="00ED621F">
      <w:pPr>
        <w:keepNext/>
        <w:jc w:val="center"/>
      </w:pPr>
      <w:r>
        <w:rPr>
          <w:noProof/>
        </w:rPr>
        <w:drawing>
          <wp:inline distT="0" distB="0" distL="0" distR="0" wp14:anchorId="08A5970F" wp14:editId="4D3E4043">
            <wp:extent cx="5943600" cy="506793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67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7EC86E" w14:textId="2818F2A2" w:rsidR="00ED621F" w:rsidRDefault="00ED621F" w:rsidP="00ED621F">
      <w:pPr>
        <w:pStyle w:val="Caption"/>
        <w:jc w:val="center"/>
        <w:rPr>
          <w:sz w:val="24"/>
          <w:szCs w:val="24"/>
          <w:lang w:val="sr-Cyrl-RS"/>
        </w:rPr>
      </w:pPr>
      <w:r w:rsidRPr="00ED621F">
        <w:rPr>
          <w:sz w:val="24"/>
          <w:szCs w:val="24"/>
        </w:rPr>
        <w:t xml:space="preserve">Слика </w:t>
      </w:r>
      <w:r w:rsidRPr="00ED621F">
        <w:rPr>
          <w:sz w:val="24"/>
          <w:szCs w:val="24"/>
        </w:rPr>
        <w:fldChar w:fldCharType="begin"/>
      </w:r>
      <w:r w:rsidRPr="00ED621F">
        <w:rPr>
          <w:sz w:val="24"/>
          <w:szCs w:val="24"/>
        </w:rPr>
        <w:instrText xml:space="preserve"> SEQ Слика \* ARABIC </w:instrText>
      </w:r>
      <w:r w:rsidRPr="00ED621F">
        <w:rPr>
          <w:sz w:val="24"/>
          <w:szCs w:val="24"/>
        </w:rPr>
        <w:fldChar w:fldCharType="separate"/>
      </w:r>
      <w:r w:rsidR="00E522A8">
        <w:rPr>
          <w:noProof/>
          <w:sz w:val="24"/>
          <w:szCs w:val="24"/>
        </w:rPr>
        <w:t>15</w:t>
      </w:r>
      <w:r w:rsidRPr="00ED621F">
        <w:rPr>
          <w:sz w:val="24"/>
          <w:szCs w:val="24"/>
        </w:rPr>
        <w:fldChar w:fldCharType="end"/>
      </w:r>
      <w:r w:rsidRPr="00ED621F">
        <w:rPr>
          <w:sz w:val="24"/>
          <w:szCs w:val="24"/>
          <w:lang w:val="sr-Cyrl-RS"/>
        </w:rPr>
        <w:t>.  Алгоритам рада RaspberryPi дела апликације</w:t>
      </w:r>
    </w:p>
    <w:p w14:paraId="4DFD97D3" w14:textId="0E92CE7B" w:rsidR="003E1293" w:rsidRDefault="00124714" w:rsidP="00194DDC">
      <w:pPr>
        <w:pStyle w:val="Heading1"/>
        <w:rPr>
          <w:lang w:val="sr-Cyrl-RS"/>
        </w:rPr>
      </w:pPr>
      <w:bookmarkStart w:id="9" w:name="_Toc39186739"/>
      <w:r>
        <w:rPr>
          <w:lang w:val="sr-Cyrl-RS"/>
        </w:rPr>
        <w:lastRenderedPageBreak/>
        <w:t>9 Закључак</w:t>
      </w:r>
      <w:bookmarkEnd w:id="9"/>
    </w:p>
    <w:p w14:paraId="627829D4" w14:textId="36E9A4D3" w:rsidR="00124714" w:rsidRDefault="00124714" w:rsidP="00124714">
      <w:pPr>
        <w:rPr>
          <w:lang w:val="sr-Cyrl-RS"/>
        </w:rPr>
      </w:pPr>
    </w:p>
    <w:p w14:paraId="3C650154" w14:textId="1B5263DF" w:rsidR="00124714" w:rsidRDefault="00124714" w:rsidP="00124714">
      <w:pPr>
        <w:rPr>
          <w:lang w:val="sr-Cyrl-RS"/>
        </w:rPr>
      </w:pPr>
      <w:r>
        <w:rPr>
          <w:lang w:val="sr-Cyrl-RS"/>
        </w:rPr>
        <w:tab/>
        <w:t>Након повезивања свих саставних компоненти система и тестирања</w:t>
      </w:r>
      <w:ins w:id="10" w:author="Milan" w:date="2020-05-01T12:01:00Z">
        <w:r w:rsidR="005A1361">
          <w:rPr>
            <w:lang w:val="sr-Cyrl-RS"/>
          </w:rPr>
          <w:t>,</w:t>
        </w:r>
      </w:ins>
      <w:r>
        <w:rPr>
          <w:lang w:val="sr-Cyrl-RS"/>
        </w:rPr>
        <w:t xml:space="preserve"> може се закључити да систем успешно функционише. </w:t>
      </w:r>
      <w:r>
        <w:rPr>
          <w:i/>
          <w:iCs/>
          <w:lang w:val="sr-Latn-RS"/>
        </w:rPr>
        <w:t xml:space="preserve">Web </w:t>
      </w:r>
      <w:r>
        <w:rPr>
          <w:lang w:val="sr-Cyrl-RS"/>
        </w:rPr>
        <w:t>камера у континуитет</w:t>
      </w:r>
      <w:r w:rsidR="00065CFE">
        <w:rPr>
          <w:lang w:val="sr-Cyrl-RS"/>
        </w:rPr>
        <w:t xml:space="preserve">у </w:t>
      </w:r>
      <w:r>
        <w:rPr>
          <w:lang w:val="sr-Cyrl-RS"/>
        </w:rPr>
        <w:t xml:space="preserve">снима и прослеђује снимак на даљу обраду, чиме се може закључити да ли је особа која се испред ње налази ауторизована да приступи систему (админ) или није. </w:t>
      </w:r>
    </w:p>
    <w:p w14:paraId="055F0FA0" w14:textId="2AE72BB1" w:rsidR="00124714" w:rsidRDefault="00124714" w:rsidP="00124714">
      <w:pPr>
        <w:rPr>
          <w:lang w:val="sr-Cyrl-RS"/>
        </w:rPr>
      </w:pPr>
    </w:p>
    <w:p w14:paraId="0183F27B" w14:textId="166BAA0D" w:rsidR="00124714" w:rsidRPr="00C75EF7" w:rsidRDefault="00124714" w:rsidP="00124714">
      <w:pPr>
        <w:rPr>
          <w:lang w:val="sr-Cyrl-RS"/>
        </w:rPr>
      </w:pPr>
      <w:r>
        <w:rPr>
          <w:lang w:val="sr-Cyrl-RS"/>
        </w:rPr>
        <w:tab/>
      </w:r>
      <w:r w:rsidR="00C75EF7">
        <w:rPr>
          <w:lang w:val="sr-Cyrl-RS"/>
        </w:rPr>
        <w:t>Евентуално би се могло добити на функционалности</w:t>
      </w:r>
      <w:r w:rsidR="00DE1766">
        <w:rPr>
          <w:lang w:val="sr-Cyrl-RS"/>
        </w:rPr>
        <w:t xml:space="preserve"> </w:t>
      </w:r>
      <w:r w:rsidR="00C75EF7">
        <w:rPr>
          <w:lang w:val="sr-Cyrl-RS"/>
        </w:rPr>
        <w:t xml:space="preserve">када би детекционо-рекогнициони сегмент програма био имплементиран на </w:t>
      </w:r>
      <w:r w:rsidR="00C75EF7">
        <w:rPr>
          <w:i/>
          <w:iCs/>
        </w:rPr>
        <w:t>RaspberryPi</w:t>
      </w:r>
      <w:r w:rsidR="00C75EF7">
        <w:rPr>
          <w:lang w:val="sr-Cyrl-RS"/>
        </w:rPr>
        <w:t>-у, док би рачунар</w:t>
      </w:r>
      <w:r w:rsidR="00C75EF7" w:rsidRPr="00C75EF7">
        <w:rPr>
          <w:lang w:val="sr-Cyrl-RS"/>
        </w:rPr>
        <w:t xml:space="preserve"> </w:t>
      </w:r>
      <w:r w:rsidR="00C75EF7">
        <w:rPr>
          <w:lang w:val="sr-Cyrl-RS"/>
        </w:rPr>
        <w:t xml:space="preserve">у том случају био искључен из пројекта. На </w:t>
      </w:r>
      <w:r w:rsidR="00C75EF7">
        <w:rPr>
          <w:i/>
          <w:iCs/>
        </w:rPr>
        <w:t>RaspberryPi</w:t>
      </w:r>
      <w:r w:rsidR="00C75EF7">
        <w:rPr>
          <w:i/>
          <w:iCs/>
          <w:lang w:val="sr-Cyrl-RS"/>
        </w:rPr>
        <w:t xml:space="preserve"> </w:t>
      </w:r>
      <w:r w:rsidR="00C75EF7">
        <w:rPr>
          <w:lang w:val="sr-Cyrl-RS"/>
        </w:rPr>
        <w:t xml:space="preserve">би осим сензора морала бити повезана </w:t>
      </w:r>
      <w:r w:rsidR="005A1361">
        <w:rPr>
          <w:i/>
          <w:iCs/>
          <w:lang w:val="sr-Latn-RS"/>
        </w:rPr>
        <w:t>RaspberryPi</w:t>
      </w:r>
      <w:r w:rsidR="005A1361" w:rsidRPr="00C75EF7" w:rsidDel="005A1361">
        <w:rPr>
          <w:i/>
          <w:iCs/>
        </w:rPr>
        <w:t xml:space="preserve"> </w:t>
      </w:r>
      <w:r w:rsidR="00C75EF7">
        <w:rPr>
          <w:lang w:val="sr-Cyrl-RS"/>
        </w:rPr>
        <w:t xml:space="preserve">камера која се повезује на </w:t>
      </w:r>
      <w:r w:rsidR="005A1361">
        <w:rPr>
          <w:i/>
          <w:iCs/>
          <w:lang w:val="sr-Latn-RS"/>
        </w:rPr>
        <w:t>RaspberryPi</w:t>
      </w:r>
      <w:r w:rsidR="005A1361" w:rsidRPr="00C75EF7" w:rsidDel="005A1361">
        <w:rPr>
          <w:i/>
          <w:iCs/>
        </w:rPr>
        <w:t xml:space="preserve"> </w:t>
      </w:r>
      <w:r w:rsidR="00C75EF7">
        <w:rPr>
          <w:lang w:val="sr-Cyrl-RS"/>
        </w:rPr>
        <w:t xml:space="preserve">другачије у односу на обичне </w:t>
      </w:r>
      <w:r w:rsidR="00C75EF7">
        <w:rPr>
          <w:i/>
          <w:iCs/>
          <w:lang w:val="sr-Latn-RS"/>
        </w:rPr>
        <w:t xml:space="preserve">USB </w:t>
      </w:r>
      <w:r w:rsidR="00C75EF7">
        <w:rPr>
          <w:lang w:val="sr-Cyrl-RS"/>
        </w:rPr>
        <w:t>камере. Ово би поред минијатурности допринело и мобилности самог уређаја, али мана такве реализације је губитак перформанси детекције и препознавања. Поред тога што нема посебну графичку картицу</w:t>
      </w:r>
      <w:r w:rsidR="00C4011A">
        <w:rPr>
          <w:lang w:val="sr-Cyrl-RS"/>
        </w:rPr>
        <w:t>,</w:t>
      </w:r>
      <w:r w:rsidR="00C75EF7">
        <w:rPr>
          <w:lang w:val="sr-Cyrl-RS"/>
        </w:rPr>
        <w:t xml:space="preserve"> овај мини рачунар има знатно лошије процесорске перфомансе од </w:t>
      </w:r>
      <w:r w:rsidR="00C75EF7">
        <w:rPr>
          <w:i/>
          <w:iCs/>
          <w:lang w:val="sr-Latn-RS"/>
        </w:rPr>
        <w:t>PC-</w:t>
      </w:r>
      <w:r w:rsidR="00C75EF7">
        <w:rPr>
          <w:lang w:val="sr-Latn-RS"/>
        </w:rPr>
        <w:t xml:space="preserve">a </w:t>
      </w:r>
      <w:r w:rsidR="00C75EF7">
        <w:rPr>
          <w:lang w:val="sr-Cyrl-RS"/>
        </w:rPr>
        <w:t xml:space="preserve">те би извршавање тако захтевне апликације за њега представљало озбиљно оптерећење и дошло би до прегревања уређаја. Осим тога, </w:t>
      </w:r>
      <w:r w:rsidR="00E819EE">
        <w:rPr>
          <w:i/>
          <w:iCs/>
          <w:lang w:val="sr-Latn-RS"/>
        </w:rPr>
        <w:t>RaspberryPi</w:t>
      </w:r>
      <w:r w:rsidR="00E819EE" w:rsidRPr="00C75EF7" w:rsidDel="00E819EE">
        <w:rPr>
          <w:i/>
          <w:iCs/>
        </w:rPr>
        <w:t xml:space="preserve"> </w:t>
      </w:r>
      <w:r w:rsidR="00C75EF7">
        <w:rPr>
          <w:lang w:val="sr-Cyrl-RS"/>
        </w:rPr>
        <w:t xml:space="preserve">камера има посебан начин преузимања фрејмова у односу на остале камере те би морало доћи до промене у </w:t>
      </w:r>
      <w:r w:rsidR="00065CFE">
        <w:rPr>
          <w:lang w:val="sr-Cyrl-RS"/>
        </w:rPr>
        <w:t xml:space="preserve">иницијализацији и </w:t>
      </w:r>
      <w:r w:rsidR="00C75EF7">
        <w:rPr>
          <w:lang w:val="sr-Cyrl-RS"/>
        </w:rPr>
        <w:t>имплементацији система</w:t>
      </w:r>
      <w:r w:rsidR="00065CFE">
        <w:rPr>
          <w:lang w:val="sr-Cyrl-RS"/>
        </w:rPr>
        <w:t>.</w:t>
      </w:r>
    </w:p>
    <w:p w14:paraId="1349FAB8" w14:textId="77777777" w:rsidR="003E1293" w:rsidRDefault="003E1293">
      <w:pPr>
        <w:spacing w:after="160" w:line="259" w:lineRule="auto"/>
        <w:jc w:val="left"/>
        <w:rPr>
          <w:lang w:val="sr-Cyrl-RS"/>
        </w:rPr>
      </w:pPr>
      <w:r>
        <w:rPr>
          <w:lang w:val="sr-Cyrl-RS"/>
        </w:rPr>
        <w:br w:type="page"/>
      </w:r>
    </w:p>
    <w:p w14:paraId="15C4F6FF" w14:textId="70CB33C0" w:rsidR="00813DF7" w:rsidRDefault="006B3706" w:rsidP="00EB4158">
      <w:pPr>
        <w:pStyle w:val="Heading1"/>
        <w:rPr>
          <w:lang w:val="sr-Cyrl-RS"/>
        </w:rPr>
      </w:pPr>
      <w:bookmarkStart w:id="11" w:name="_Toc39186740"/>
      <w:r>
        <w:rPr>
          <w:lang w:val="sr-Cyrl-RS"/>
        </w:rPr>
        <w:lastRenderedPageBreak/>
        <w:t xml:space="preserve">10 </w:t>
      </w:r>
      <w:r w:rsidR="00813DF7">
        <w:rPr>
          <w:lang w:val="sr-Cyrl-RS"/>
        </w:rPr>
        <w:t>Референце</w:t>
      </w:r>
      <w:bookmarkEnd w:id="11"/>
    </w:p>
    <w:p w14:paraId="3E8D43E3" w14:textId="77777777" w:rsidR="007B212C" w:rsidRPr="007B212C" w:rsidRDefault="007B212C" w:rsidP="007B212C">
      <w:pPr>
        <w:rPr>
          <w:lang w:val="sr-Cyrl-RS"/>
        </w:rPr>
      </w:pPr>
    </w:p>
    <w:p w14:paraId="45B5B278" w14:textId="05F0E48F" w:rsidR="00813DF7" w:rsidRDefault="004C762D" w:rsidP="00141CA1">
      <w:pPr>
        <w:pStyle w:val="ListParagraph"/>
        <w:numPr>
          <w:ilvl w:val="0"/>
          <w:numId w:val="1"/>
        </w:numPr>
        <w:rPr>
          <w:lang w:val="sr-Cyrl-RS"/>
        </w:rPr>
      </w:pPr>
      <w:hyperlink r:id="rId25" w:history="1">
        <w:r w:rsidR="00141CA1">
          <w:rPr>
            <w:rStyle w:val="Hyperlink"/>
          </w:rPr>
          <w:t>https://github.com/jovanSlavujevic96/IoT_detection_PES</w:t>
        </w:r>
      </w:hyperlink>
      <w:r w:rsidR="00141CA1">
        <w:t xml:space="preserve"> </w:t>
      </w:r>
      <w:r w:rsidR="00141CA1" w:rsidRPr="00141CA1">
        <w:rPr>
          <w:lang w:val="sr-Cyrl-RS"/>
        </w:rPr>
        <w:t xml:space="preserve">- </w:t>
      </w:r>
      <w:r w:rsidR="00141CA1" w:rsidRPr="00141CA1">
        <w:rPr>
          <w:i/>
          <w:iCs/>
        </w:rPr>
        <w:t xml:space="preserve">Github </w:t>
      </w:r>
      <w:r w:rsidR="00141CA1" w:rsidRPr="00141CA1">
        <w:rPr>
          <w:lang w:val="sr-Cyrl-RS"/>
        </w:rPr>
        <w:t>репозиторијум пројекта</w:t>
      </w:r>
      <w:r w:rsidR="00141CA1">
        <w:t xml:space="preserve">, </w:t>
      </w:r>
      <w:r w:rsidR="00141CA1">
        <w:rPr>
          <w:lang w:val="sr-Cyrl-RS"/>
        </w:rPr>
        <w:t>приступљено: април 2020.</w:t>
      </w:r>
    </w:p>
    <w:p w14:paraId="057CEE9C" w14:textId="4C0B359A" w:rsidR="00141CA1" w:rsidRDefault="004C762D" w:rsidP="00141CA1">
      <w:pPr>
        <w:pStyle w:val="ListParagraph"/>
        <w:numPr>
          <w:ilvl w:val="0"/>
          <w:numId w:val="1"/>
        </w:numPr>
        <w:rPr>
          <w:lang w:val="sr-Cyrl-RS"/>
        </w:rPr>
      </w:pPr>
      <w:hyperlink r:id="rId26" w:history="1">
        <w:r w:rsidR="00141CA1">
          <w:rPr>
            <w:rStyle w:val="Hyperlink"/>
          </w:rPr>
          <w:t>https://www.raspberrypi.org/documentation/usage/gpio/</w:t>
        </w:r>
      </w:hyperlink>
      <w:r w:rsidR="00141CA1">
        <w:t xml:space="preserve"> - </w:t>
      </w:r>
      <w:r w:rsidR="00141CA1">
        <w:rPr>
          <w:i/>
          <w:iCs/>
        </w:rPr>
        <w:t xml:space="preserve">GPIO </w:t>
      </w:r>
      <w:r w:rsidR="00141CA1">
        <w:rPr>
          <w:lang w:val="sr-Cyrl-RS"/>
        </w:rPr>
        <w:t xml:space="preserve">пинови, </w:t>
      </w:r>
      <w:r w:rsidR="00141CA1">
        <w:rPr>
          <w:i/>
          <w:iCs/>
        </w:rPr>
        <w:t xml:space="preserve">RaspberryPi </w:t>
      </w:r>
      <w:r w:rsidR="00141CA1">
        <w:rPr>
          <w:lang w:val="sr-Cyrl-RS"/>
        </w:rPr>
        <w:t>званична документациона страница, приступљено: април 2020</w:t>
      </w:r>
      <w:r w:rsidR="00BB648B">
        <w:rPr>
          <w:lang w:val="sr-Cyrl-RS"/>
        </w:rPr>
        <w:t>.</w:t>
      </w:r>
    </w:p>
    <w:p w14:paraId="10594726" w14:textId="651422A5" w:rsidR="00BB648B" w:rsidRDefault="004C762D" w:rsidP="00141CA1">
      <w:pPr>
        <w:pStyle w:val="ListParagraph"/>
        <w:numPr>
          <w:ilvl w:val="0"/>
          <w:numId w:val="1"/>
        </w:numPr>
        <w:rPr>
          <w:lang w:val="sr-Cyrl-RS"/>
        </w:rPr>
      </w:pPr>
      <w:hyperlink r:id="rId27" w:history="1">
        <w:r w:rsidR="00BB648B">
          <w:rPr>
            <w:rStyle w:val="Hyperlink"/>
          </w:rPr>
          <w:t>https://docs.particle.io/assets/datasheets/electronsensorkit/MQ-2.pdf</w:t>
        </w:r>
      </w:hyperlink>
      <w:r w:rsidR="00BB648B">
        <w:t xml:space="preserve"> - </w:t>
      </w:r>
      <w:r w:rsidR="00BB648B">
        <w:rPr>
          <w:i/>
          <w:iCs/>
        </w:rPr>
        <w:t>MQ-2</w:t>
      </w:r>
      <w:r w:rsidR="00BB648B">
        <w:rPr>
          <w:i/>
          <w:iCs/>
          <w:lang w:val="sr-Cyrl-RS"/>
        </w:rPr>
        <w:t xml:space="preserve"> </w:t>
      </w:r>
      <w:r w:rsidR="00BB648B">
        <w:rPr>
          <w:lang w:val="sr-Cyrl-RS"/>
        </w:rPr>
        <w:t>званична документација, приступљено: април 2020.</w:t>
      </w:r>
    </w:p>
    <w:p w14:paraId="3BFDAC97" w14:textId="1CB26121" w:rsidR="00141CA1" w:rsidRDefault="00BB648B" w:rsidP="00141CA1">
      <w:pPr>
        <w:pStyle w:val="ListParagraph"/>
        <w:numPr>
          <w:ilvl w:val="0"/>
          <w:numId w:val="1"/>
        </w:numPr>
        <w:rPr>
          <w:lang w:val="sr-Cyrl-RS"/>
        </w:rPr>
      </w:pPr>
      <w:r>
        <w:t xml:space="preserve"> </w:t>
      </w:r>
      <w:hyperlink r:id="rId28" w:history="1">
        <w:r>
          <w:rPr>
            <w:rStyle w:val="Hyperlink"/>
          </w:rPr>
          <w:t>https://www.tensorflow.org/install/pip</w:t>
        </w:r>
      </w:hyperlink>
      <w:r>
        <w:rPr>
          <w:lang w:val="sr-Cyrl-RS"/>
        </w:rPr>
        <w:t xml:space="preserve"> – упутство за инсталацију </w:t>
      </w:r>
      <w:r>
        <w:rPr>
          <w:i/>
          <w:iCs/>
          <w:lang w:val="sr-Latn-RS"/>
        </w:rPr>
        <w:t xml:space="preserve">Tensorflow </w:t>
      </w:r>
      <w:r>
        <w:rPr>
          <w:lang w:val="sr-Cyrl-RS"/>
        </w:rPr>
        <w:t xml:space="preserve">платформе, званична </w:t>
      </w:r>
      <w:r>
        <w:rPr>
          <w:i/>
          <w:iCs/>
          <w:lang w:val="sr-Latn-RS"/>
        </w:rPr>
        <w:t xml:space="preserve">Tensorflow </w:t>
      </w:r>
      <w:r>
        <w:rPr>
          <w:lang w:val="sr-Cyrl-RS"/>
        </w:rPr>
        <w:t>страница, приступљено: јануар 2020.</w:t>
      </w:r>
    </w:p>
    <w:p w14:paraId="2FD55608" w14:textId="42AE19E0" w:rsidR="00BB648B" w:rsidRDefault="004C762D" w:rsidP="00141CA1">
      <w:pPr>
        <w:pStyle w:val="ListParagraph"/>
        <w:numPr>
          <w:ilvl w:val="0"/>
          <w:numId w:val="1"/>
        </w:numPr>
        <w:rPr>
          <w:lang w:val="sr-Cyrl-RS"/>
        </w:rPr>
      </w:pPr>
      <w:hyperlink r:id="rId29" w:history="1">
        <w:r w:rsidR="00BB648B">
          <w:rPr>
            <w:rStyle w:val="Hyperlink"/>
          </w:rPr>
          <w:t>https://www.geeksforgeeks.org/ml-training-image-classifier-using-tensorflow-object-detection-api/</w:t>
        </w:r>
      </w:hyperlink>
      <w:r w:rsidR="00BB648B">
        <w:rPr>
          <w:lang w:val="sr-Cyrl-RS"/>
        </w:rPr>
        <w:t xml:space="preserve"> - упутство за тренирање неуронске мреже помоћу </w:t>
      </w:r>
      <w:r w:rsidR="00BB648B">
        <w:rPr>
          <w:i/>
          <w:iCs/>
        </w:rPr>
        <w:t>Tensorflow Models framework</w:t>
      </w:r>
      <w:r w:rsidR="00BB648B">
        <w:t xml:space="preserve">-a, </w:t>
      </w:r>
      <w:r w:rsidR="00BB648B">
        <w:rPr>
          <w:i/>
          <w:iCs/>
        </w:rPr>
        <w:t>Geeks-for-Geeks</w:t>
      </w:r>
      <w:r w:rsidR="00BB648B">
        <w:t xml:space="preserve"> </w:t>
      </w:r>
      <w:r w:rsidR="00BB648B">
        <w:rPr>
          <w:lang w:val="sr-Cyrl-RS"/>
        </w:rPr>
        <w:t>чланак, приступљено: март 2020</w:t>
      </w:r>
    </w:p>
    <w:p w14:paraId="3FD2A583" w14:textId="2603E6A0" w:rsidR="00BB648B" w:rsidRDefault="004C762D" w:rsidP="00141CA1">
      <w:pPr>
        <w:pStyle w:val="ListParagraph"/>
        <w:numPr>
          <w:ilvl w:val="0"/>
          <w:numId w:val="1"/>
        </w:numPr>
        <w:rPr>
          <w:lang w:val="sr-Cyrl-RS"/>
        </w:rPr>
      </w:pPr>
      <w:hyperlink r:id="rId30" w:history="1">
        <w:r w:rsidR="00BB648B">
          <w:rPr>
            <w:rStyle w:val="Hyperlink"/>
          </w:rPr>
          <w:t>https://opencv.org/</w:t>
        </w:r>
      </w:hyperlink>
      <w:r w:rsidR="00BB648B">
        <w:rPr>
          <w:lang w:val="sr-Cyrl-RS"/>
        </w:rPr>
        <w:t xml:space="preserve"> - званична </w:t>
      </w:r>
      <w:r w:rsidR="00BB648B">
        <w:rPr>
          <w:i/>
          <w:iCs/>
          <w:lang w:val="sr-Latn-RS"/>
        </w:rPr>
        <w:t xml:space="preserve">OpenCV </w:t>
      </w:r>
      <w:r w:rsidR="00BB648B">
        <w:rPr>
          <w:lang w:val="sr-Cyrl-RS"/>
        </w:rPr>
        <w:t>страница, приступљено: април 2020.</w:t>
      </w:r>
    </w:p>
    <w:p w14:paraId="7EB3488F" w14:textId="2C2385D6" w:rsidR="00BB648B" w:rsidRDefault="004C762D" w:rsidP="00141CA1">
      <w:pPr>
        <w:pStyle w:val="ListParagraph"/>
        <w:numPr>
          <w:ilvl w:val="0"/>
          <w:numId w:val="1"/>
        </w:numPr>
        <w:rPr>
          <w:lang w:val="sr-Cyrl-RS"/>
        </w:rPr>
      </w:pPr>
      <w:hyperlink r:id="rId31" w:history="1">
        <w:r w:rsidR="00BB648B">
          <w:rPr>
            <w:rStyle w:val="Hyperlink"/>
          </w:rPr>
          <w:t>https://towardsdatascience.com/face-detection-in-2-minutes-using-opencv-python-90f89d7c0f81</w:t>
        </w:r>
      </w:hyperlink>
      <w:r w:rsidR="00BB648B">
        <w:t xml:space="preserve"> – </w:t>
      </w:r>
      <w:r w:rsidR="00BB648B">
        <w:rPr>
          <w:lang w:val="sr-Cyrl-RS"/>
        </w:rPr>
        <w:t xml:space="preserve">упутство за детектовање човековог лица помоћу </w:t>
      </w:r>
      <w:r w:rsidR="00BB648B">
        <w:rPr>
          <w:i/>
          <w:iCs/>
        </w:rPr>
        <w:t xml:space="preserve">OpenCV </w:t>
      </w:r>
      <w:r w:rsidR="00BB648B">
        <w:rPr>
          <w:lang w:val="sr-Cyrl-RS"/>
        </w:rPr>
        <w:t xml:space="preserve">платформе, </w:t>
      </w:r>
      <w:r w:rsidR="00BB648B">
        <w:rPr>
          <w:i/>
          <w:iCs/>
        </w:rPr>
        <w:t xml:space="preserve">Towards Data Science </w:t>
      </w:r>
      <w:r w:rsidR="00BB648B">
        <w:rPr>
          <w:lang w:val="sr-Cyrl-RS"/>
        </w:rPr>
        <w:t>чланак, приступљено: март 2020</w:t>
      </w:r>
    </w:p>
    <w:p w14:paraId="69D225F3" w14:textId="387126B8" w:rsidR="00BB648B" w:rsidRPr="00141CA1" w:rsidRDefault="004C762D" w:rsidP="00141CA1">
      <w:pPr>
        <w:pStyle w:val="ListParagraph"/>
        <w:numPr>
          <w:ilvl w:val="0"/>
          <w:numId w:val="1"/>
        </w:numPr>
        <w:rPr>
          <w:lang w:val="sr-Cyrl-RS"/>
        </w:rPr>
      </w:pPr>
      <w:hyperlink r:id="rId32" w:history="1">
        <w:r w:rsidR="00BB648B">
          <w:rPr>
            <w:rStyle w:val="Hyperlink"/>
          </w:rPr>
          <w:t>http://www.willberger.org/cascade-haar-explained/</w:t>
        </w:r>
      </w:hyperlink>
      <w:r w:rsidR="00BB648B">
        <w:t xml:space="preserve"> - </w:t>
      </w:r>
      <w:r w:rsidR="00BB648B">
        <w:rPr>
          <w:lang w:val="sr-Cyrl-RS"/>
        </w:rPr>
        <w:t xml:space="preserve">чланак </w:t>
      </w:r>
      <w:r w:rsidR="00451721">
        <w:rPr>
          <w:lang w:val="sr-Cyrl-RS"/>
        </w:rPr>
        <w:t>о функционисању детекције уз помоћ класификатора, приступљено: април 2020.</w:t>
      </w:r>
    </w:p>
    <w:p w14:paraId="519A2E49" w14:textId="77777777" w:rsidR="00141CA1" w:rsidRPr="00BB648B" w:rsidRDefault="00141CA1" w:rsidP="0084485D">
      <w:pPr>
        <w:rPr>
          <w:lang w:val="sr-Latn-RS"/>
        </w:rPr>
      </w:pPr>
    </w:p>
    <w:sectPr w:rsidR="00141CA1" w:rsidRPr="00BB648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3584BA9" w14:textId="77777777" w:rsidR="004C762D" w:rsidRDefault="004C762D" w:rsidP="004F43CD">
      <w:r>
        <w:separator/>
      </w:r>
    </w:p>
  </w:endnote>
  <w:endnote w:type="continuationSeparator" w:id="0">
    <w:p w14:paraId="14ECE726" w14:textId="77777777" w:rsidR="004C762D" w:rsidRDefault="004C762D" w:rsidP="004F43C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9761E64" w14:textId="77777777" w:rsidR="004C762D" w:rsidRDefault="004C762D" w:rsidP="004F43CD">
      <w:r>
        <w:separator/>
      </w:r>
    </w:p>
  </w:footnote>
  <w:footnote w:type="continuationSeparator" w:id="0">
    <w:p w14:paraId="0F3B514B" w14:textId="77777777" w:rsidR="004C762D" w:rsidRDefault="004C762D" w:rsidP="004F43C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40F47B1"/>
    <w:multiLevelType w:val="hybridMultilevel"/>
    <w:tmpl w:val="37CCE3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8521B3B"/>
    <w:multiLevelType w:val="hybridMultilevel"/>
    <w:tmpl w:val="998C3D9A"/>
    <w:lvl w:ilvl="0" w:tplc="EE54CF1E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Milan">
    <w15:presenceInfo w15:providerId="None" w15:userId="Milan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trackRevision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6CAC"/>
    <w:rsid w:val="00007545"/>
    <w:rsid w:val="00012F7D"/>
    <w:rsid w:val="00031570"/>
    <w:rsid w:val="00042F71"/>
    <w:rsid w:val="00051C92"/>
    <w:rsid w:val="00065CFE"/>
    <w:rsid w:val="0008633D"/>
    <w:rsid w:val="00091E87"/>
    <w:rsid w:val="000A1977"/>
    <w:rsid w:val="000A4A48"/>
    <w:rsid w:val="000A6CAC"/>
    <w:rsid w:val="000B06D3"/>
    <w:rsid w:val="000B2868"/>
    <w:rsid w:val="000E18D0"/>
    <w:rsid w:val="00124714"/>
    <w:rsid w:val="00141CA1"/>
    <w:rsid w:val="0015186D"/>
    <w:rsid w:val="001578EA"/>
    <w:rsid w:val="0017099A"/>
    <w:rsid w:val="00191EF8"/>
    <w:rsid w:val="00194DDC"/>
    <w:rsid w:val="001D1727"/>
    <w:rsid w:val="00230EBC"/>
    <w:rsid w:val="002431AC"/>
    <w:rsid w:val="002472D9"/>
    <w:rsid w:val="002521F7"/>
    <w:rsid w:val="0027098B"/>
    <w:rsid w:val="00272F33"/>
    <w:rsid w:val="00286C06"/>
    <w:rsid w:val="00287648"/>
    <w:rsid w:val="002918AE"/>
    <w:rsid w:val="0029583A"/>
    <w:rsid w:val="002A5ED5"/>
    <w:rsid w:val="002A7FEB"/>
    <w:rsid w:val="00303027"/>
    <w:rsid w:val="003130E2"/>
    <w:rsid w:val="003218AD"/>
    <w:rsid w:val="00331B0A"/>
    <w:rsid w:val="0034308F"/>
    <w:rsid w:val="00383E2A"/>
    <w:rsid w:val="003A6233"/>
    <w:rsid w:val="003A70A3"/>
    <w:rsid w:val="003B5A16"/>
    <w:rsid w:val="003D73F6"/>
    <w:rsid w:val="003E1293"/>
    <w:rsid w:val="003F5A35"/>
    <w:rsid w:val="004326FE"/>
    <w:rsid w:val="004472C2"/>
    <w:rsid w:val="00451721"/>
    <w:rsid w:val="0047468D"/>
    <w:rsid w:val="00487226"/>
    <w:rsid w:val="00491EDE"/>
    <w:rsid w:val="004A740C"/>
    <w:rsid w:val="004A7546"/>
    <w:rsid w:val="004C628C"/>
    <w:rsid w:val="004C762D"/>
    <w:rsid w:val="004F43CD"/>
    <w:rsid w:val="00500C78"/>
    <w:rsid w:val="00505200"/>
    <w:rsid w:val="00510962"/>
    <w:rsid w:val="00514069"/>
    <w:rsid w:val="005228C4"/>
    <w:rsid w:val="005248E5"/>
    <w:rsid w:val="0055418A"/>
    <w:rsid w:val="00585E0D"/>
    <w:rsid w:val="005931A7"/>
    <w:rsid w:val="0059750E"/>
    <w:rsid w:val="005A1361"/>
    <w:rsid w:val="005A6A27"/>
    <w:rsid w:val="005A6E97"/>
    <w:rsid w:val="005E745E"/>
    <w:rsid w:val="00624E7F"/>
    <w:rsid w:val="00630F76"/>
    <w:rsid w:val="00645A34"/>
    <w:rsid w:val="0064627A"/>
    <w:rsid w:val="00657A4C"/>
    <w:rsid w:val="00666AC7"/>
    <w:rsid w:val="00667671"/>
    <w:rsid w:val="006756A4"/>
    <w:rsid w:val="006867C9"/>
    <w:rsid w:val="006B3331"/>
    <w:rsid w:val="006B3706"/>
    <w:rsid w:val="006B4072"/>
    <w:rsid w:val="006C0173"/>
    <w:rsid w:val="007003DD"/>
    <w:rsid w:val="007046EB"/>
    <w:rsid w:val="00783F5D"/>
    <w:rsid w:val="00784551"/>
    <w:rsid w:val="0079797D"/>
    <w:rsid w:val="007A05B2"/>
    <w:rsid w:val="007B212C"/>
    <w:rsid w:val="007B6583"/>
    <w:rsid w:val="007C2A1A"/>
    <w:rsid w:val="007E6C76"/>
    <w:rsid w:val="00813DF7"/>
    <w:rsid w:val="00831DC7"/>
    <w:rsid w:val="00842DDE"/>
    <w:rsid w:val="008440D2"/>
    <w:rsid w:val="0084485D"/>
    <w:rsid w:val="00846F6A"/>
    <w:rsid w:val="00874395"/>
    <w:rsid w:val="008762B6"/>
    <w:rsid w:val="008C10DD"/>
    <w:rsid w:val="008F729A"/>
    <w:rsid w:val="00916DFE"/>
    <w:rsid w:val="0092283B"/>
    <w:rsid w:val="00924D52"/>
    <w:rsid w:val="00935964"/>
    <w:rsid w:val="0093628C"/>
    <w:rsid w:val="00944427"/>
    <w:rsid w:val="00957E8D"/>
    <w:rsid w:val="0098131B"/>
    <w:rsid w:val="00996E4D"/>
    <w:rsid w:val="00A00549"/>
    <w:rsid w:val="00A248AA"/>
    <w:rsid w:val="00A34783"/>
    <w:rsid w:val="00A41BFD"/>
    <w:rsid w:val="00A433D6"/>
    <w:rsid w:val="00A757D9"/>
    <w:rsid w:val="00A92FF5"/>
    <w:rsid w:val="00AA4179"/>
    <w:rsid w:val="00AA620F"/>
    <w:rsid w:val="00B503DA"/>
    <w:rsid w:val="00B57444"/>
    <w:rsid w:val="00B6011E"/>
    <w:rsid w:val="00B70674"/>
    <w:rsid w:val="00B70918"/>
    <w:rsid w:val="00B74D70"/>
    <w:rsid w:val="00B757F2"/>
    <w:rsid w:val="00B75C37"/>
    <w:rsid w:val="00B8564D"/>
    <w:rsid w:val="00BA1883"/>
    <w:rsid w:val="00BA1C2B"/>
    <w:rsid w:val="00BB285E"/>
    <w:rsid w:val="00BB648B"/>
    <w:rsid w:val="00BC7335"/>
    <w:rsid w:val="00BD5712"/>
    <w:rsid w:val="00BE357F"/>
    <w:rsid w:val="00C010AB"/>
    <w:rsid w:val="00C04DD6"/>
    <w:rsid w:val="00C4011A"/>
    <w:rsid w:val="00C42B0A"/>
    <w:rsid w:val="00C72C0E"/>
    <w:rsid w:val="00C75EF7"/>
    <w:rsid w:val="00C802B8"/>
    <w:rsid w:val="00C8411C"/>
    <w:rsid w:val="00CA6299"/>
    <w:rsid w:val="00CA7656"/>
    <w:rsid w:val="00CA7A44"/>
    <w:rsid w:val="00D10519"/>
    <w:rsid w:val="00D123A7"/>
    <w:rsid w:val="00D577F2"/>
    <w:rsid w:val="00DA3FB5"/>
    <w:rsid w:val="00DB0611"/>
    <w:rsid w:val="00DD664D"/>
    <w:rsid w:val="00DE1766"/>
    <w:rsid w:val="00E013EF"/>
    <w:rsid w:val="00E07F29"/>
    <w:rsid w:val="00E23205"/>
    <w:rsid w:val="00E3446F"/>
    <w:rsid w:val="00E36ABF"/>
    <w:rsid w:val="00E509FC"/>
    <w:rsid w:val="00E522A8"/>
    <w:rsid w:val="00E545B2"/>
    <w:rsid w:val="00E5510E"/>
    <w:rsid w:val="00E56758"/>
    <w:rsid w:val="00E651C5"/>
    <w:rsid w:val="00E819EE"/>
    <w:rsid w:val="00E821F0"/>
    <w:rsid w:val="00EB4158"/>
    <w:rsid w:val="00EC12EA"/>
    <w:rsid w:val="00ED621F"/>
    <w:rsid w:val="00F24894"/>
    <w:rsid w:val="00F32B0F"/>
    <w:rsid w:val="00F50B92"/>
    <w:rsid w:val="00F56E84"/>
    <w:rsid w:val="00F62511"/>
    <w:rsid w:val="00F653A7"/>
    <w:rsid w:val="00F71142"/>
    <w:rsid w:val="00F75287"/>
    <w:rsid w:val="00F95F8A"/>
    <w:rsid w:val="00FB18C1"/>
    <w:rsid w:val="00FB490F"/>
    <w:rsid w:val="00FC64A9"/>
    <w:rsid w:val="00FF01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92C12E"/>
  <w15:chartTrackingRefBased/>
  <w15:docId w15:val="{5AB00E8F-862C-412D-9BB8-3192752E4A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F43CD"/>
    <w:pPr>
      <w:spacing w:after="0" w:line="240" w:lineRule="auto"/>
      <w:jc w:val="both"/>
    </w:pPr>
    <w:rPr>
      <w:rFonts w:ascii="Times New Roman" w:eastAsia="Times New Roman" w:hAnsi="Times New Roman" w:cs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4F43CD"/>
    <w:pPr>
      <w:keepNext/>
      <w:keepLines/>
      <w:spacing w:before="240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F43CD"/>
    <w:pPr>
      <w:keepNext/>
      <w:keepLines/>
      <w:spacing w:before="40"/>
      <w:outlineLvl w:val="1"/>
    </w:pPr>
    <w:rPr>
      <w:rFonts w:eastAsiaTheme="majorEastAsia" w:cstheme="majorBidi"/>
      <w:b/>
      <w:color w:val="000000" w:themeColor="text1"/>
      <w:sz w:val="28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EndnoteText">
    <w:name w:val="endnote text"/>
    <w:basedOn w:val="Normal"/>
    <w:link w:val="EndnoteTextChar"/>
    <w:uiPriority w:val="99"/>
    <w:semiHidden/>
    <w:unhideWhenUsed/>
    <w:rsid w:val="004F43CD"/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4F43CD"/>
    <w:rPr>
      <w:rFonts w:ascii="Times New Roman" w:eastAsia="Times New Roman" w:hAnsi="Times New Roman" w:cs="Times New Roman"/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4F43CD"/>
    <w:rPr>
      <w:vertAlign w:val="superscript"/>
    </w:rPr>
  </w:style>
  <w:style w:type="character" w:customStyle="1" w:styleId="Heading1Char">
    <w:name w:val="Heading 1 Char"/>
    <w:basedOn w:val="DefaultParagraphFont"/>
    <w:link w:val="Heading1"/>
    <w:uiPriority w:val="9"/>
    <w:rsid w:val="004F43CD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4F43CD"/>
    <w:pPr>
      <w:spacing w:line="259" w:lineRule="auto"/>
      <w:jc w:val="left"/>
      <w:outlineLvl w:val="9"/>
    </w:pPr>
  </w:style>
  <w:style w:type="character" w:customStyle="1" w:styleId="Heading2Char">
    <w:name w:val="Heading 2 Char"/>
    <w:basedOn w:val="DefaultParagraphFont"/>
    <w:link w:val="Heading2"/>
    <w:uiPriority w:val="9"/>
    <w:semiHidden/>
    <w:rsid w:val="004F43CD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TOC1">
    <w:name w:val="toc 1"/>
    <w:basedOn w:val="Normal"/>
    <w:next w:val="Normal"/>
    <w:autoRedefine/>
    <w:uiPriority w:val="39"/>
    <w:unhideWhenUsed/>
    <w:rsid w:val="00B70674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B70674"/>
    <w:rPr>
      <w:color w:val="0563C1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AA620F"/>
    <w:pPr>
      <w:spacing w:after="200"/>
    </w:pPr>
    <w:rPr>
      <w:i/>
      <w:iCs/>
      <w:color w:val="44546A" w:themeColor="text2"/>
      <w:sz w:val="18"/>
      <w:szCs w:val="18"/>
    </w:rPr>
  </w:style>
  <w:style w:type="paragraph" w:styleId="NoSpacing">
    <w:name w:val="No Spacing"/>
    <w:uiPriority w:val="1"/>
    <w:qFormat/>
    <w:rsid w:val="00F24894"/>
    <w:pPr>
      <w:spacing w:after="0" w:line="240" w:lineRule="auto"/>
      <w:jc w:val="both"/>
    </w:pPr>
    <w:rPr>
      <w:rFonts w:ascii="Times New Roman" w:eastAsia="Times New Roman" w:hAnsi="Times New Roman" w:cs="Times New Roman"/>
      <w:sz w:val="16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813DF7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141CA1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A757D9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757D9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757D9"/>
    <w:rPr>
      <w:rFonts w:ascii="Times New Roman" w:eastAsia="Times New Roman" w:hAnsi="Times New Roman" w:cs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757D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757D9"/>
    <w:rPr>
      <w:rFonts w:ascii="Times New Roman" w:eastAsia="Times New Roman" w:hAnsi="Times New Roman" w:cs="Times New Roman"/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757D9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757D9"/>
    <w:rPr>
      <w:rFonts w:ascii="Segoe UI" w:eastAsia="Times New Roman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www.raspberrypi.org/documentation/usage/gpio/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microsoft.com/office/2011/relationships/people" Target="peop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github.com/jovanSlavujevic96/IoT_detection_PES" TargetMode="External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www.geeksforgeeks.org/ml-training-image-classifier-using-tensorflow-object-detection-api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7.png"/><Relationship Id="rId32" Type="http://schemas.openxmlformats.org/officeDocument/2006/relationships/hyperlink" Target="http://www.willberger.org/cascade-haar-explained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s://www.tensorflow.org/install/pip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towardsdatascience.com/face-detection-in-2-minutes-using-opencv-python-90f89d7c0f81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docs.particle.io/assets/datasheets/electronsensorkit/MQ-2.pdf" TargetMode="External"/><Relationship Id="rId30" Type="http://schemas.openxmlformats.org/officeDocument/2006/relationships/hyperlink" Target="https://opencv.org/" TargetMode="External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3C1A2FB-F849-4EEF-BDC0-C3A08AD669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1055</TotalTime>
  <Pages>1</Pages>
  <Words>2730</Words>
  <Characters>15565</Characters>
  <Application>Microsoft Office Word</Application>
  <DocSecurity>0</DocSecurity>
  <Lines>129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Jovan Slavujevic</dc:creator>
  <cp:keywords/>
  <dc:description/>
  <cp:lastModifiedBy>Jovan Slavujevic</cp:lastModifiedBy>
  <cp:revision>185</cp:revision>
  <dcterms:created xsi:type="dcterms:W3CDTF">2020-04-27T14:15:00Z</dcterms:created>
  <dcterms:modified xsi:type="dcterms:W3CDTF">2020-05-01T10:55:00Z</dcterms:modified>
</cp:coreProperties>
</file>